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138C38" w14:textId="77777777" w:rsidR="005D165C" w:rsidRPr="00FD2DDF" w:rsidRDefault="00927750" w:rsidP="00FD2DDF">
      <w:pPr>
        <w:spacing w:line="400" w:lineRule="exact"/>
        <w:jc w:val="center"/>
        <w:rPr>
          <w:rFonts w:ascii="宋体"/>
          <w:sz w:val="36"/>
          <w:szCs w:val="36"/>
        </w:rPr>
      </w:pPr>
      <w:r>
        <w:rPr>
          <w:noProof/>
        </w:rPr>
        <w:pict w14:anchorId="1CB9BD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6.5pt;margin-top:15.9pt;width:225.2pt;height:76.05pt;z-index:2">
            <v:imagedata r:id="rId9" o:title=""/>
          </v:shape>
        </w:pict>
      </w:r>
    </w:p>
    <w:p w14:paraId="06F6EF07" w14:textId="77777777" w:rsidR="005D165C" w:rsidRPr="00FD2DDF" w:rsidRDefault="005D165C" w:rsidP="00FD2DDF">
      <w:pPr>
        <w:spacing w:line="600" w:lineRule="exact"/>
        <w:jc w:val="center"/>
        <w:rPr>
          <w:rFonts w:ascii="黑体" w:eastAsia="黑体" w:hAnsi="宋体"/>
          <w:sz w:val="30"/>
          <w:szCs w:val="28"/>
        </w:rPr>
      </w:pPr>
    </w:p>
    <w:p w14:paraId="4A3C993D" w14:textId="291B0438" w:rsidR="005D165C" w:rsidRPr="00FD2DDF" w:rsidRDefault="005D165C" w:rsidP="00FD2DDF">
      <w:pPr>
        <w:spacing w:line="600" w:lineRule="exact"/>
        <w:jc w:val="center"/>
        <w:rPr>
          <w:rFonts w:ascii="黑体" w:eastAsia="黑体" w:hAnsi="宋体"/>
          <w:sz w:val="30"/>
          <w:szCs w:val="28"/>
        </w:rPr>
      </w:pPr>
    </w:p>
    <w:p w14:paraId="11CF8DC2" w14:textId="35E2DD6E" w:rsidR="005D165C" w:rsidRDefault="005D165C" w:rsidP="00FD2DDF">
      <w:pPr>
        <w:spacing w:line="600" w:lineRule="exact"/>
        <w:jc w:val="center"/>
        <w:rPr>
          <w:rFonts w:ascii="华文新魏" w:eastAsia="华文新魏" w:hAnsi="宋体"/>
          <w:sz w:val="44"/>
        </w:rPr>
      </w:pPr>
    </w:p>
    <w:p w14:paraId="627E01B9" w14:textId="5B55A29F" w:rsidR="005D165C" w:rsidRPr="009E6A58" w:rsidRDefault="00927750" w:rsidP="00587A54">
      <w:pPr>
        <w:spacing w:line="600" w:lineRule="exact"/>
        <w:jc w:val="left"/>
        <w:rPr>
          <w:rFonts w:ascii="华文新魏" w:eastAsia="华文新魏" w:hAnsi="宋体"/>
          <w:sz w:val="28"/>
          <w:szCs w:val="18"/>
        </w:rPr>
      </w:pPr>
      <w:r>
        <w:rPr>
          <w:noProof/>
        </w:rPr>
        <w:pict w14:anchorId="1C9B009A">
          <v:shape id="_x0000_s1027" type="#_x0000_t75" style="position:absolute;margin-left:173.65pt;margin-top:3.6pt;width:85.85pt;height:80.05pt;z-index:1">
            <v:imagedata r:id="rId10" o:title=""/>
          </v:shape>
        </w:pict>
      </w:r>
    </w:p>
    <w:p w14:paraId="17150388" w14:textId="7154D0B2" w:rsidR="005D165C" w:rsidRPr="009E6A58" w:rsidRDefault="005D165C" w:rsidP="009E6A58">
      <w:pPr>
        <w:adjustRightInd w:val="0"/>
        <w:snapToGrid w:val="0"/>
        <w:spacing w:line="300" w:lineRule="auto"/>
        <w:jc w:val="center"/>
        <w:rPr>
          <w:rFonts w:ascii="华文新魏" w:eastAsia="华文新魏" w:hAnsi="宋体"/>
          <w:sz w:val="22"/>
          <w:szCs w:val="15"/>
        </w:rPr>
      </w:pPr>
    </w:p>
    <w:p w14:paraId="5DD72EEE" w14:textId="47B4A520" w:rsidR="009E6A58" w:rsidRDefault="009E6A58" w:rsidP="009E6A58">
      <w:pPr>
        <w:adjustRightInd w:val="0"/>
        <w:snapToGrid w:val="0"/>
        <w:spacing w:line="300" w:lineRule="auto"/>
        <w:jc w:val="center"/>
        <w:rPr>
          <w:rFonts w:ascii="华文新魏" w:eastAsia="华文新魏" w:hAnsi="宋体"/>
          <w:sz w:val="24"/>
          <w:szCs w:val="16"/>
        </w:rPr>
      </w:pPr>
    </w:p>
    <w:p w14:paraId="782F8C92" w14:textId="5330B5F9" w:rsidR="00A4398E" w:rsidRDefault="00A4398E" w:rsidP="009E6A58">
      <w:pPr>
        <w:adjustRightInd w:val="0"/>
        <w:snapToGrid w:val="0"/>
        <w:spacing w:line="300" w:lineRule="auto"/>
        <w:jc w:val="center"/>
        <w:rPr>
          <w:rFonts w:ascii="华文新魏" w:eastAsia="华文新魏" w:hAnsi="宋体"/>
          <w:sz w:val="24"/>
          <w:szCs w:val="16"/>
        </w:rPr>
      </w:pPr>
    </w:p>
    <w:p w14:paraId="0EC1F1E5" w14:textId="77777777" w:rsidR="00A4398E" w:rsidRPr="009E6A58" w:rsidRDefault="00A4398E" w:rsidP="009E6A58">
      <w:pPr>
        <w:adjustRightInd w:val="0"/>
        <w:snapToGrid w:val="0"/>
        <w:spacing w:line="300" w:lineRule="auto"/>
        <w:jc w:val="center"/>
        <w:rPr>
          <w:rFonts w:ascii="华文新魏" w:eastAsia="华文新魏" w:hAnsi="宋体"/>
          <w:sz w:val="24"/>
          <w:szCs w:val="16"/>
        </w:rPr>
      </w:pPr>
    </w:p>
    <w:p w14:paraId="1C352C69" w14:textId="77777777" w:rsidR="005D165C" w:rsidRPr="00322D47" w:rsidRDefault="005D165C" w:rsidP="00587A54">
      <w:pPr>
        <w:spacing w:line="600" w:lineRule="exact"/>
        <w:jc w:val="center"/>
        <w:rPr>
          <w:rFonts w:ascii="华文新魏" w:eastAsia="华文新魏" w:hAnsi="宋体"/>
          <w:sz w:val="24"/>
          <w:szCs w:val="16"/>
        </w:rPr>
      </w:pPr>
      <w:r w:rsidRPr="00FD2DDF">
        <w:rPr>
          <w:rFonts w:ascii="华文新魏" w:eastAsia="华文新魏" w:hAnsi="宋体" w:hint="eastAsia"/>
          <w:sz w:val="44"/>
        </w:rPr>
        <w:t>毕业论文（设计）</w:t>
      </w:r>
    </w:p>
    <w:p w14:paraId="6AB9B4AA" w14:textId="2B4C61B5" w:rsidR="009E6A58" w:rsidRPr="00322D47" w:rsidRDefault="009E6A58" w:rsidP="009E6A58">
      <w:pPr>
        <w:adjustRightInd w:val="0"/>
        <w:snapToGrid w:val="0"/>
        <w:spacing w:line="300" w:lineRule="auto"/>
        <w:jc w:val="center"/>
        <w:rPr>
          <w:rFonts w:ascii="宋体"/>
          <w:sz w:val="18"/>
          <w:szCs w:val="10"/>
        </w:rPr>
      </w:pPr>
    </w:p>
    <w:p w14:paraId="2C4D1F5E" w14:textId="77777777" w:rsidR="00322D47" w:rsidRPr="00322D47" w:rsidRDefault="00322D47" w:rsidP="009E6A58">
      <w:pPr>
        <w:adjustRightInd w:val="0"/>
        <w:snapToGrid w:val="0"/>
        <w:spacing w:line="300" w:lineRule="auto"/>
        <w:jc w:val="center"/>
        <w:rPr>
          <w:rFonts w:ascii="宋体"/>
          <w:sz w:val="16"/>
          <w:szCs w:val="8"/>
        </w:rPr>
      </w:pPr>
    </w:p>
    <w:p w14:paraId="580AF3CA" w14:textId="2B18C957" w:rsidR="005D165C" w:rsidRPr="00BB2F63" w:rsidRDefault="00B55A84" w:rsidP="009E6A58">
      <w:pPr>
        <w:jc w:val="center"/>
        <w:rPr>
          <w:rFonts w:ascii="微软雅黑" w:eastAsia="微软雅黑" w:hAnsi="微软雅黑"/>
          <w:b/>
          <w:sz w:val="52"/>
          <w:szCs w:val="52"/>
        </w:rPr>
      </w:pPr>
      <w:r w:rsidRPr="00B55A84">
        <w:rPr>
          <w:rFonts w:ascii="微软雅黑" w:eastAsia="微软雅黑" w:hAnsi="微软雅黑" w:hint="eastAsia"/>
          <w:b/>
          <w:sz w:val="52"/>
          <w:szCs w:val="52"/>
        </w:rPr>
        <w:t>基于物联网环境的智能驾校管理系统</w:t>
      </w:r>
    </w:p>
    <w:p w14:paraId="37376194" w14:textId="2F2CC1C6" w:rsidR="005D165C" w:rsidRPr="00322D47" w:rsidRDefault="005D165C" w:rsidP="00A4398E">
      <w:pPr>
        <w:adjustRightInd w:val="0"/>
        <w:snapToGrid w:val="0"/>
        <w:spacing w:beforeLines="50" w:before="120" w:afterLines="50" w:after="120" w:line="380" w:lineRule="exact"/>
        <w:rPr>
          <w:rFonts w:ascii="宋体"/>
          <w:sz w:val="22"/>
          <w:szCs w:val="8"/>
        </w:rPr>
      </w:pPr>
    </w:p>
    <w:p w14:paraId="62A73265" w14:textId="77777777" w:rsidR="005D165C" w:rsidRPr="00322D47" w:rsidRDefault="005D165C" w:rsidP="00A4398E">
      <w:pPr>
        <w:adjustRightInd w:val="0"/>
        <w:snapToGrid w:val="0"/>
        <w:spacing w:beforeLines="50" w:before="120" w:afterLines="50" w:after="120" w:line="380" w:lineRule="exact"/>
        <w:rPr>
          <w:rFonts w:ascii="宋体"/>
          <w:sz w:val="24"/>
          <w:szCs w:val="10"/>
          <w:u w:val="single"/>
        </w:rPr>
      </w:pPr>
    </w:p>
    <w:p w14:paraId="43453F68" w14:textId="189ACC3C"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学</w:t>
      </w:r>
      <w:r w:rsidRPr="00BB2F63">
        <w:rPr>
          <w:rFonts w:ascii="黑体" w:eastAsia="黑体" w:hAnsi="宋体"/>
          <w:sz w:val="32"/>
          <w:szCs w:val="32"/>
        </w:rPr>
        <w:t xml:space="preserve">    </w:t>
      </w:r>
      <w:r w:rsidRPr="00BB2F63">
        <w:rPr>
          <w:rFonts w:ascii="黑体" w:eastAsia="黑体" w:hAnsi="宋体" w:hint="eastAsia"/>
          <w:sz w:val="32"/>
          <w:szCs w:val="32"/>
        </w:rPr>
        <w:t>院</w:t>
      </w:r>
      <w:r w:rsidRPr="00BB2F63">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Pr>
          <w:rFonts w:ascii="黑体" w:eastAsia="黑体" w:hAnsi="宋体" w:hint="eastAsia"/>
          <w:sz w:val="32"/>
          <w:szCs w:val="32"/>
          <w:u w:val="single"/>
        </w:rPr>
        <w:t>信息工程学院</w:t>
      </w:r>
      <w:r w:rsidRPr="00BB2F63">
        <w:rPr>
          <w:rFonts w:ascii="黑体" w:eastAsia="黑体" w:hAnsi="宋体"/>
          <w:sz w:val="32"/>
          <w:szCs w:val="32"/>
          <w:u w:val="single"/>
        </w:rPr>
        <w:t xml:space="preserve">            </w:t>
      </w:r>
    </w:p>
    <w:p w14:paraId="1F5B895C" w14:textId="78286AD0"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年</w:t>
      </w:r>
      <w:r w:rsidRPr="00BB2F63">
        <w:rPr>
          <w:rFonts w:ascii="黑体" w:eastAsia="黑体" w:hAnsi="宋体"/>
          <w:sz w:val="32"/>
          <w:szCs w:val="32"/>
        </w:rPr>
        <w:t xml:space="preserve">    </w:t>
      </w:r>
      <w:r w:rsidRPr="00BB2F63">
        <w:rPr>
          <w:rFonts w:ascii="黑体" w:eastAsia="黑体" w:hAnsi="宋体" w:hint="eastAsia"/>
          <w:sz w:val="32"/>
          <w:szCs w:val="32"/>
        </w:rPr>
        <w:t>级</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sidRPr="00434D36">
        <w:rPr>
          <w:rFonts w:eastAsia="黑体"/>
          <w:sz w:val="32"/>
          <w:szCs w:val="32"/>
          <w:u w:val="single"/>
        </w:rPr>
        <w:t>2016</w:t>
      </w:r>
      <w:r w:rsidR="00FB3441">
        <w:rPr>
          <w:rFonts w:ascii="黑体" w:eastAsia="黑体" w:hAnsi="宋体" w:hint="eastAsia"/>
          <w:sz w:val="32"/>
          <w:szCs w:val="32"/>
          <w:u w:val="single"/>
        </w:rPr>
        <w:t>级</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p>
    <w:p w14:paraId="4BE0CA3C" w14:textId="4DFC59B5"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专</w:t>
      </w:r>
      <w:r w:rsidRPr="00BB2F63">
        <w:rPr>
          <w:rFonts w:ascii="黑体" w:eastAsia="黑体" w:hAnsi="宋体"/>
          <w:sz w:val="32"/>
          <w:szCs w:val="32"/>
        </w:rPr>
        <w:t xml:space="preserve">    </w:t>
      </w:r>
      <w:r w:rsidRPr="00BB2F63">
        <w:rPr>
          <w:rFonts w:ascii="黑体" w:eastAsia="黑体" w:hAnsi="宋体" w:hint="eastAsia"/>
          <w:sz w:val="32"/>
          <w:szCs w:val="32"/>
        </w:rPr>
        <w:t>业</w:t>
      </w:r>
      <w:r w:rsidRPr="00BB2F63">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Pr>
          <w:rFonts w:ascii="黑体" w:eastAsia="黑体" w:hAnsi="宋体" w:hint="eastAsia"/>
          <w:sz w:val="32"/>
          <w:szCs w:val="32"/>
          <w:u w:val="single"/>
        </w:rPr>
        <w:t>物联网工程</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p>
    <w:p w14:paraId="70737ECE" w14:textId="279370F4"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rPr>
      </w:pPr>
      <w:r w:rsidRPr="00BB2F63">
        <w:rPr>
          <w:rFonts w:ascii="黑体" w:eastAsia="黑体" w:hAnsi="宋体" w:hint="eastAsia"/>
          <w:sz w:val="32"/>
          <w:szCs w:val="32"/>
        </w:rPr>
        <w:t>学</w:t>
      </w:r>
      <w:r w:rsidRPr="00BB2F63">
        <w:rPr>
          <w:rFonts w:ascii="黑体" w:eastAsia="黑体" w:hAnsi="宋体"/>
          <w:sz w:val="32"/>
          <w:szCs w:val="32"/>
        </w:rPr>
        <w:t xml:space="preserve">    </w:t>
      </w:r>
      <w:r w:rsidRPr="00BB2F63">
        <w:rPr>
          <w:rFonts w:ascii="黑体" w:eastAsia="黑体" w:hAnsi="宋体" w:hint="eastAsia"/>
          <w:sz w:val="32"/>
          <w:szCs w:val="32"/>
        </w:rPr>
        <w:t>号</w:t>
      </w:r>
      <w:r w:rsidRPr="00BB2F63">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sidRPr="00434D36">
        <w:rPr>
          <w:rFonts w:eastAsia="黑体"/>
          <w:sz w:val="32"/>
          <w:szCs w:val="32"/>
          <w:u w:val="single"/>
        </w:rPr>
        <w:t>2016631124</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r w:rsidRPr="00BB2F63">
        <w:rPr>
          <w:rFonts w:ascii="黑体" w:eastAsia="黑体" w:hAnsi="宋体"/>
          <w:sz w:val="32"/>
          <w:szCs w:val="32"/>
        </w:rPr>
        <w:t xml:space="preserve"> </w:t>
      </w:r>
    </w:p>
    <w:p w14:paraId="0ACCC4D7" w14:textId="5E60F996"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姓</w:t>
      </w:r>
      <w:r w:rsidRPr="00BB2F63">
        <w:rPr>
          <w:rFonts w:ascii="黑体" w:eastAsia="黑体" w:hAnsi="宋体"/>
          <w:sz w:val="32"/>
          <w:szCs w:val="32"/>
        </w:rPr>
        <w:t xml:space="preserve">    </w:t>
      </w:r>
      <w:r w:rsidRPr="00BB2F63">
        <w:rPr>
          <w:rFonts w:ascii="黑体" w:eastAsia="黑体" w:hAnsi="宋体" w:hint="eastAsia"/>
          <w:sz w:val="32"/>
          <w:szCs w:val="32"/>
        </w:rPr>
        <w:t>名</w:t>
      </w:r>
      <w:r w:rsidRPr="00BB2F63">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Pr>
          <w:rFonts w:ascii="黑体" w:eastAsia="黑体" w:hAnsi="宋体" w:hint="eastAsia"/>
          <w:sz w:val="32"/>
          <w:szCs w:val="32"/>
          <w:u w:val="single"/>
        </w:rPr>
        <w:t>王富国</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p>
    <w:p w14:paraId="06EA9EA9" w14:textId="76511720"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指导教师</w:t>
      </w:r>
      <w:r w:rsidRPr="00BB2F63">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Pr>
          <w:rFonts w:ascii="黑体" w:eastAsia="黑体" w:hAnsi="宋体" w:hint="eastAsia"/>
          <w:sz w:val="32"/>
          <w:szCs w:val="32"/>
          <w:u w:val="single"/>
        </w:rPr>
        <w:t>李芳</w:t>
      </w:r>
      <w:proofErr w:type="gramStart"/>
      <w:r w:rsidR="00FB3441">
        <w:rPr>
          <w:rFonts w:ascii="黑体" w:eastAsia="黑体" w:hAnsi="宋体" w:hint="eastAsia"/>
          <w:sz w:val="32"/>
          <w:szCs w:val="32"/>
          <w:u w:val="single"/>
        </w:rPr>
        <w:t>芳</w:t>
      </w:r>
      <w:proofErr w:type="gramEnd"/>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p>
    <w:p w14:paraId="24932F1E" w14:textId="7E240A86"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完成日期</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00A4398E">
        <w:rPr>
          <w:rFonts w:ascii="黑体" w:eastAsia="黑体" w:hAnsi="宋体"/>
          <w:sz w:val="32"/>
          <w:szCs w:val="32"/>
          <w:u w:val="single"/>
        </w:rPr>
        <w:t xml:space="preserve">  </w:t>
      </w:r>
      <w:r w:rsidR="00B55A84">
        <w:rPr>
          <w:rFonts w:ascii="黑体" w:eastAsia="黑体" w:hAnsi="宋体"/>
          <w:sz w:val="32"/>
          <w:szCs w:val="32"/>
          <w:u w:val="single"/>
        </w:rPr>
        <w:t xml:space="preserve">    </w:t>
      </w:r>
    </w:p>
    <w:p w14:paraId="717DA094" w14:textId="77777777" w:rsidR="00FB3441" w:rsidRDefault="00FB3441" w:rsidP="00A43238">
      <w:pPr>
        <w:spacing w:line="400" w:lineRule="exact"/>
        <w:ind w:firstLineChars="200" w:firstLine="640"/>
        <w:rPr>
          <w:rFonts w:ascii="黑体" w:eastAsia="黑体" w:hAnsi="宋体"/>
          <w:sz w:val="32"/>
          <w:szCs w:val="32"/>
        </w:rPr>
      </w:pPr>
    </w:p>
    <w:p w14:paraId="3D8346E0" w14:textId="2FA8958A" w:rsidR="00FB3441" w:rsidRPr="00FD2DDF" w:rsidRDefault="00FB3441" w:rsidP="00A43238">
      <w:pPr>
        <w:spacing w:line="400" w:lineRule="exact"/>
        <w:ind w:firstLineChars="200" w:firstLine="640"/>
        <w:rPr>
          <w:rFonts w:ascii="黑体" w:eastAsia="黑体" w:hAnsi="宋体"/>
          <w:sz w:val="32"/>
          <w:szCs w:val="32"/>
        </w:rPr>
        <w:sectPr w:rsidR="00FB3441" w:rsidRPr="00FD2DDF" w:rsidSect="00E64D00">
          <w:headerReference w:type="default" r:id="rId11"/>
          <w:footerReference w:type="even" r:id="rId12"/>
          <w:footerReference w:type="default" r:id="rId13"/>
          <w:footnotePr>
            <w:numFmt w:val="decimalEnclosedCircleChinese"/>
            <w:numRestart w:val="eachPage"/>
          </w:footnotePr>
          <w:endnotePr>
            <w:numFmt w:val="decimal"/>
          </w:endnotePr>
          <w:pgSz w:w="11906" w:h="16838"/>
          <w:pgMar w:top="1701" w:right="1418" w:bottom="1418" w:left="1701" w:header="851" w:footer="992" w:gutter="0"/>
          <w:cols w:space="720"/>
          <w:noEndnote/>
          <w:titlePg/>
          <w:docGrid w:linePitch="312"/>
        </w:sectPr>
      </w:pPr>
    </w:p>
    <w:p w14:paraId="7042C2F5" w14:textId="77777777" w:rsidR="005D165C" w:rsidRPr="00FD2DDF" w:rsidRDefault="005D165C" w:rsidP="00927750">
      <w:pPr>
        <w:spacing w:beforeLines="100" w:before="240" w:afterLines="100" w:after="240" w:line="300" w:lineRule="auto"/>
        <w:jc w:val="center"/>
        <w:rPr>
          <w:rFonts w:ascii="黑体" w:eastAsia="黑体" w:hAnsi="宋体"/>
          <w:bCs/>
          <w:sz w:val="36"/>
          <w:szCs w:val="36"/>
        </w:rPr>
        <w:pPrChange w:id="0" w:author="lff" w:date="2020-03-20T11:15:00Z">
          <w:pPr>
            <w:spacing w:afterLines="50" w:after="120" w:line="560" w:lineRule="exact"/>
            <w:jc w:val="center"/>
          </w:pPr>
        </w:pPrChange>
      </w:pPr>
      <w:r w:rsidRPr="00FD2DDF">
        <w:rPr>
          <w:rFonts w:ascii="黑体" w:eastAsia="黑体" w:hAnsi="宋体" w:hint="eastAsia"/>
          <w:bCs/>
          <w:sz w:val="36"/>
          <w:szCs w:val="36"/>
        </w:rPr>
        <w:lastRenderedPageBreak/>
        <w:t>作者声明</w:t>
      </w:r>
    </w:p>
    <w:p w14:paraId="4C3E2B10" w14:textId="77777777" w:rsidR="005D165C" w:rsidRPr="00FD2DDF" w:rsidRDefault="005D165C" w:rsidP="00A43238">
      <w:pPr>
        <w:spacing w:line="520" w:lineRule="exact"/>
        <w:ind w:firstLineChars="200" w:firstLine="600"/>
        <w:rPr>
          <w:rFonts w:ascii="楷体_GB2312" w:eastAsia="楷体_GB2312" w:hAnsi="宋体"/>
          <w:sz w:val="30"/>
          <w:szCs w:val="30"/>
        </w:rPr>
      </w:pPr>
      <w:r w:rsidRPr="00FD2DDF">
        <w:rPr>
          <w:rFonts w:ascii="楷体_GB2312" w:eastAsia="楷体_GB2312" w:hAnsi="宋体" w:hint="eastAsia"/>
          <w:sz w:val="30"/>
          <w:szCs w:val="30"/>
        </w:rPr>
        <w:t>本毕业论文（设计）是在导师的指导下由本人独立完成的，没有剽窃、抄袭、造假等违反道德、学术规范和其他侵权行为。对本论文（设计）的研究做出重要贡献的个人和集体，均已在文中以明确方式标明。因本毕业论文（设计）引起的法律结果完全由本人承担。</w:t>
      </w:r>
    </w:p>
    <w:p w14:paraId="0806DA9C" w14:textId="77777777" w:rsidR="005D165C" w:rsidRPr="00FD2DDF" w:rsidRDefault="005D165C" w:rsidP="00A43238">
      <w:pPr>
        <w:spacing w:line="520" w:lineRule="exact"/>
        <w:ind w:firstLineChars="200" w:firstLine="600"/>
        <w:rPr>
          <w:rFonts w:ascii="楷体_GB2312" w:eastAsia="楷体_GB2312" w:hAnsi="宋体"/>
          <w:sz w:val="30"/>
          <w:szCs w:val="30"/>
        </w:rPr>
      </w:pPr>
      <w:r w:rsidRPr="00FD2DDF">
        <w:rPr>
          <w:rFonts w:ascii="楷体_GB2312" w:eastAsia="楷体_GB2312" w:hAnsi="宋体" w:hint="eastAsia"/>
          <w:sz w:val="30"/>
          <w:szCs w:val="30"/>
        </w:rPr>
        <w:t>毕业论文（设计）成果归陇东学院所有。</w:t>
      </w:r>
    </w:p>
    <w:p w14:paraId="09FD4554" w14:textId="77777777" w:rsidR="005D165C" w:rsidRPr="00FD2DDF" w:rsidRDefault="005D165C" w:rsidP="00A43238">
      <w:pPr>
        <w:spacing w:line="520" w:lineRule="exact"/>
        <w:ind w:firstLineChars="200" w:firstLine="600"/>
        <w:rPr>
          <w:rFonts w:ascii="楷体_GB2312" w:eastAsia="楷体_GB2312" w:hAnsi="宋体"/>
          <w:sz w:val="30"/>
          <w:szCs w:val="30"/>
        </w:rPr>
      </w:pPr>
      <w:r w:rsidRPr="00FD2DDF">
        <w:rPr>
          <w:rFonts w:ascii="楷体_GB2312" w:eastAsia="楷体_GB2312" w:hAnsi="宋体" w:hint="eastAsia"/>
          <w:sz w:val="30"/>
          <w:szCs w:val="30"/>
        </w:rPr>
        <w:t>特此声明。</w:t>
      </w:r>
    </w:p>
    <w:p w14:paraId="545952E6" w14:textId="77777777" w:rsidR="005D165C" w:rsidRPr="00FD2DDF" w:rsidRDefault="005D165C" w:rsidP="00A43238">
      <w:pPr>
        <w:spacing w:line="520" w:lineRule="exact"/>
        <w:ind w:firstLineChars="200" w:firstLine="600"/>
        <w:rPr>
          <w:rFonts w:ascii="仿宋_GB2312" w:eastAsia="仿宋_GB2312" w:hAnsi="宋体"/>
          <w:sz w:val="30"/>
          <w:szCs w:val="30"/>
        </w:rPr>
      </w:pPr>
    </w:p>
    <w:p w14:paraId="01CE21EB" w14:textId="77777777" w:rsidR="005D165C" w:rsidRPr="00FD2DDF" w:rsidRDefault="005D165C" w:rsidP="00A43238">
      <w:pPr>
        <w:spacing w:line="520" w:lineRule="exact"/>
        <w:ind w:firstLineChars="200" w:firstLine="600"/>
        <w:rPr>
          <w:rFonts w:ascii="仿宋_GB2312" w:eastAsia="仿宋_GB2312" w:hAnsi="宋体"/>
          <w:sz w:val="30"/>
          <w:szCs w:val="30"/>
        </w:rPr>
      </w:pPr>
    </w:p>
    <w:p w14:paraId="5BF7D81C" w14:textId="77777777" w:rsidR="005D165C" w:rsidRPr="00FD2DDF" w:rsidRDefault="005D165C" w:rsidP="00A43238">
      <w:pPr>
        <w:spacing w:line="520" w:lineRule="exact"/>
        <w:ind w:firstLineChars="200" w:firstLine="600"/>
        <w:rPr>
          <w:rFonts w:ascii="仿宋_GB2312" w:eastAsia="仿宋_GB2312" w:hAnsi="宋体"/>
          <w:sz w:val="30"/>
          <w:szCs w:val="30"/>
        </w:rPr>
      </w:pPr>
    </w:p>
    <w:tbl>
      <w:tblPr>
        <w:tblW w:w="0" w:type="auto"/>
        <w:jc w:val="center"/>
        <w:tblLayout w:type="fixed"/>
        <w:tblLook w:val="0000" w:firstRow="0" w:lastRow="0" w:firstColumn="0" w:lastColumn="0" w:noHBand="0" w:noVBand="0"/>
      </w:tblPr>
      <w:tblGrid>
        <w:gridCol w:w="1575"/>
        <w:gridCol w:w="540"/>
        <w:gridCol w:w="3342"/>
      </w:tblGrid>
      <w:tr w:rsidR="005D165C" w:rsidRPr="00FD2DDF" w14:paraId="022136CE" w14:textId="77777777" w:rsidTr="00D5454C">
        <w:trPr>
          <w:trHeight w:val="740"/>
          <w:jc w:val="center"/>
        </w:trPr>
        <w:tc>
          <w:tcPr>
            <w:tcW w:w="1575" w:type="dxa"/>
            <w:vAlign w:val="bottom"/>
          </w:tcPr>
          <w:p w14:paraId="4E2A9CAA"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作者专业</w:t>
            </w:r>
          </w:p>
        </w:tc>
        <w:tc>
          <w:tcPr>
            <w:tcW w:w="540" w:type="dxa"/>
            <w:vAlign w:val="bottom"/>
          </w:tcPr>
          <w:p w14:paraId="53C90537"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w:t>
            </w:r>
          </w:p>
        </w:tc>
        <w:tc>
          <w:tcPr>
            <w:tcW w:w="3342" w:type="dxa"/>
            <w:vAlign w:val="bottom"/>
          </w:tcPr>
          <w:p w14:paraId="61D9F88D" w14:textId="53B42A0A" w:rsidR="005D165C" w:rsidRPr="000F12D3" w:rsidRDefault="00431261" w:rsidP="00FD2DDF">
            <w:pPr>
              <w:spacing w:line="520" w:lineRule="exact"/>
              <w:rPr>
                <w:rFonts w:ascii="仿宋_GB2312" w:eastAsia="仿宋_GB2312" w:hAnsi="宋体"/>
                <w:bCs/>
                <w:sz w:val="30"/>
                <w:szCs w:val="30"/>
              </w:rPr>
            </w:pPr>
            <w:r w:rsidRPr="000F12D3">
              <w:rPr>
                <w:rFonts w:ascii="仿宋_GB2312" w:eastAsia="仿宋_GB2312" w:hAnsi="宋体" w:hint="eastAsia"/>
                <w:bCs/>
                <w:sz w:val="30"/>
                <w:szCs w:val="30"/>
              </w:rPr>
              <w:t>物联网工程</w:t>
            </w:r>
          </w:p>
        </w:tc>
      </w:tr>
      <w:tr w:rsidR="005D165C" w:rsidRPr="00FD2DDF" w14:paraId="73241211" w14:textId="77777777" w:rsidTr="00D5454C">
        <w:trPr>
          <w:trHeight w:val="740"/>
          <w:jc w:val="center"/>
        </w:trPr>
        <w:tc>
          <w:tcPr>
            <w:tcW w:w="1575" w:type="dxa"/>
            <w:vAlign w:val="bottom"/>
          </w:tcPr>
          <w:p w14:paraId="4F4040CC"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作者学号</w:t>
            </w:r>
          </w:p>
        </w:tc>
        <w:tc>
          <w:tcPr>
            <w:tcW w:w="540" w:type="dxa"/>
            <w:vAlign w:val="bottom"/>
          </w:tcPr>
          <w:p w14:paraId="6F02A248"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w:t>
            </w:r>
          </w:p>
        </w:tc>
        <w:tc>
          <w:tcPr>
            <w:tcW w:w="3342" w:type="dxa"/>
            <w:vAlign w:val="bottom"/>
          </w:tcPr>
          <w:p w14:paraId="5318A2A2" w14:textId="10DD83DE" w:rsidR="005D165C" w:rsidRPr="000F12D3" w:rsidRDefault="00431261" w:rsidP="00FD2DDF">
            <w:pPr>
              <w:spacing w:line="520" w:lineRule="exact"/>
              <w:rPr>
                <w:rFonts w:ascii="仿宋_GB2312" w:eastAsia="仿宋_GB2312" w:hAnsi="宋体"/>
                <w:bCs/>
                <w:sz w:val="30"/>
                <w:szCs w:val="30"/>
              </w:rPr>
            </w:pPr>
            <w:r w:rsidRPr="00434D36">
              <w:rPr>
                <w:rFonts w:eastAsia="仿宋_GB2312"/>
                <w:bCs/>
                <w:sz w:val="30"/>
                <w:szCs w:val="30"/>
              </w:rPr>
              <w:t>2016631124</w:t>
            </w:r>
          </w:p>
        </w:tc>
      </w:tr>
      <w:tr w:rsidR="005D165C" w:rsidRPr="00FD2DDF" w14:paraId="51C47F1C" w14:textId="77777777" w:rsidTr="00D5454C">
        <w:trPr>
          <w:trHeight w:val="740"/>
          <w:jc w:val="center"/>
        </w:trPr>
        <w:tc>
          <w:tcPr>
            <w:tcW w:w="1575" w:type="dxa"/>
            <w:vAlign w:val="bottom"/>
          </w:tcPr>
          <w:p w14:paraId="49D6019F"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作者签名</w:t>
            </w:r>
          </w:p>
        </w:tc>
        <w:tc>
          <w:tcPr>
            <w:tcW w:w="540" w:type="dxa"/>
            <w:vAlign w:val="bottom"/>
          </w:tcPr>
          <w:p w14:paraId="32091CE2"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w:t>
            </w:r>
          </w:p>
        </w:tc>
        <w:tc>
          <w:tcPr>
            <w:tcW w:w="3342" w:type="dxa"/>
            <w:vAlign w:val="bottom"/>
          </w:tcPr>
          <w:p w14:paraId="22A5E810" w14:textId="1D189C77" w:rsidR="005D165C" w:rsidRPr="00FD2DDF" w:rsidRDefault="005D165C" w:rsidP="00FD2DDF">
            <w:pPr>
              <w:spacing w:line="520" w:lineRule="exact"/>
              <w:rPr>
                <w:rFonts w:ascii="仿宋_GB2312" w:eastAsia="仿宋_GB2312" w:hAnsi="宋体"/>
                <w:b/>
                <w:sz w:val="30"/>
                <w:szCs w:val="30"/>
              </w:rPr>
            </w:pPr>
          </w:p>
        </w:tc>
      </w:tr>
      <w:tr w:rsidR="005D165C" w:rsidRPr="00FD2DDF" w14:paraId="711E36EA" w14:textId="77777777" w:rsidTr="00D5454C">
        <w:trPr>
          <w:trHeight w:val="740"/>
          <w:jc w:val="center"/>
        </w:trPr>
        <w:tc>
          <w:tcPr>
            <w:tcW w:w="5457" w:type="dxa"/>
            <w:gridSpan w:val="3"/>
            <w:vAlign w:val="bottom"/>
          </w:tcPr>
          <w:p w14:paraId="7A4D3214" w14:textId="77777777" w:rsidR="005D165C" w:rsidRPr="00FD2DDF" w:rsidRDefault="005D165C" w:rsidP="00FD2DDF">
            <w:pPr>
              <w:spacing w:line="520" w:lineRule="exact"/>
              <w:jc w:val="right"/>
              <w:rPr>
                <w:rFonts w:ascii="仿宋_GB2312" w:eastAsia="仿宋_GB2312" w:hAnsi="宋体"/>
                <w:b/>
                <w:sz w:val="30"/>
                <w:szCs w:val="30"/>
              </w:rPr>
            </w:pPr>
          </w:p>
          <w:p w14:paraId="7E873275" w14:textId="77777777" w:rsidR="005D165C" w:rsidRPr="00FD2DDF" w:rsidRDefault="005D165C" w:rsidP="00FD2DDF">
            <w:pPr>
              <w:spacing w:line="520" w:lineRule="exact"/>
              <w:jc w:val="right"/>
              <w:rPr>
                <w:rFonts w:ascii="仿宋_GB2312" w:eastAsia="仿宋_GB2312" w:hAnsi="宋体"/>
                <w:b/>
                <w:sz w:val="30"/>
                <w:szCs w:val="30"/>
              </w:rPr>
            </w:pPr>
          </w:p>
          <w:p w14:paraId="23A7A2D3" w14:textId="4378083E" w:rsidR="005D165C" w:rsidRPr="00FD2DDF" w:rsidRDefault="005D165C" w:rsidP="00FD2DDF">
            <w:pPr>
              <w:spacing w:line="520" w:lineRule="exact"/>
              <w:jc w:val="center"/>
              <w:rPr>
                <w:rFonts w:ascii="仿宋_GB2312" w:eastAsia="仿宋_GB2312" w:hAnsi="宋体"/>
                <w:b/>
                <w:sz w:val="30"/>
                <w:szCs w:val="30"/>
              </w:rPr>
            </w:pPr>
            <w:r w:rsidRPr="00434D36">
              <w:rPr>
                <w:rFonts w:eastAsia="仿宋_GB2312"/>
                <w:b/>
                <w:sz w:val="30"/>
                <w:szCs w:val="30"/>
              </w:rPr>
              <w:t>20</w:t>
            </w:r>
            <w:r w:rsidR="000F12D3">
              <w:rPr>
                <w:rFonts w:ascii="仿宋_GB2312" w:eastAsia="仿宋_GB2312" w:hAnsi="宋体"/>
                <w:b/>
                <w:sz w:val="30"/>
                <w:szCs w:val="30"/>
              </w:rPr>
              <w:t xml:space="preserve">  </w:t>
            </w:r>
            <w:r w:rsidRPr="00FD2DDF">
              <w:rPr>
                <w:rFonts w:ascii="仿宋_GB2312" w:eastAsia="仿宋_GB2312" w:hAnsi="宋体" w:hint="eastAsia"/>
                <w:b/>
                <w:sz w:val="30"/>
                <w:szCs w:val="30"/>
              </w:rPr>
              <w:t>年</w:t>
            </w:r>
            <w:r w:rsidRPr="00FD2DDF">
              <w:rPr>
                <w:rFonts w:ascii="仿宋_GB2312" w:eastAsia="仿宋_GB2312" w:hAnsi="宋体"/>
                <w:b/>
                <w:sz w:val="30"/>
                <w:szCs w:val="30"/>
              </w:rPr>
              <w:t xml:space="preserve"> </w:t>
            </w:r>
            <w:r w:rsidR="00431261">
              <w:rPr>
                <w:rFonts w:ascii="仿宋_GB2312" w:eastAsia="仿宋_GB2312" w:hAnsi="宋体"/>
                <w:b/>
                <w:sz w:val="30"/>
                <w:szCs w:val="30"/>
              </w:rPr>
              <w:t xml:space="preserve">  </w:t>
            </w:r>
            <w:r w:rsidRPr="00FD2DDF">
              <w:rPr>
                <w:rFonts w:ascii="仿宋_GB2312" w:eastAsia="仿宋_GB2312" w:hAnsi="宋体" w:hint="eastAsia"/>
                <w:b/>
                <w:sz w:val="30"/>
                <w:szCs w:val="30"/>
              </w:rPr>
              <w:t>月</w:t>
            </w:r>
            <w:r w:rsidR="00431261">
              <w:rPr>
                <w:rFonts w:ascii="仿宋_GB2312" w:eastAsia="仿宋_GB2312" w:hAnsi="宋体"/>
                <w:b/>
                <w:sz w:val="30"/>
                <w:szCs w:val="30"/>
              </w:rPr>
              <w:t xml:space="preserve">   </w:t>
            </w:r>
            <w:r w:rsidRPr="00FD2DDF">
              <w:rPr>
                <w:rFonts w:ascii="仿宋_GB2312" w:eastAsia="仿宋_GB2312" w:hAnsi="宋体" w:hint="eastAsia"/>
                <w:b/>
                <w:sz w:val="30"/>
                <w:szCs w:val="30"/>
              </w:rPr>
              <w:t>日</w:t>
            </w:r>
            <w:r w:rsidRPr="00FD2DDF">
              <w:rPr>
                <w:rFonts w:ascii="仿宋_GB2312" w:eastAsia="仿宋_GB2312" w:hAnsi="宋体" w:hint="eastAsia"/>
                <w:sz w:val="30"/>
                <w:szCs w:val="30"/>
              </w:rPr>
              <w:t>（</w:t>
            </w:r>
            <w:proofErr w:type="gramStart"/>
            <w:r w:rsidRPr="00FD2DDF">
              <w:rPr>
                <w:rFonts w:ascii="仿宋_GB2312" w:eastAsia="仿宋_GB2312" w:hAnsi="宋体" w:hint="eastAsia"/>
                <w:sz w:val="30"/>
                <w:szCs w:val="30"/>
              </w:rPr>
              <w:t>手填时间</w:t>
            </w:r>
            <w:proofErr w:type="gramEnd"/>
            <w:r w:rsidRPr="00FD2DDF">
              <w:rPr>
                <w:rFonts w:ascii="仿宋_GB2312" w:eastAsia="仿宋_GB2312" w:hAnsi="宋体" w:hint="eastAsia"/>
                <w:sz w:val="30"/>
                <w:szCs w:val="30"/>
              </w:rPr>
              <w:t>）</w:t>
            </w:r>
          </w:p>
        </w:tc>
      </w:tr>
    </w:tbl>
    <w:p w14:paraId="2F2DAD0A" w14:textId="77777777" w:rsidR="005D165C" w:rsidRPr="00FD2DDF" w:rsidRDefault="005D165C" w:rsidP="00FD2DDF">
      <w:pPr>
        <w:spacing w:line="520" w:lineRule="exact"/>
        <w:rPr>
          <w:rFonts w:ascii="仿宋_GB2312" w:eastAsia="仿宋_GB2312" w:hAnsi="宋体"/>
          <w:sz w:val="30"/>
          <w:szCs w:val="30"/>
        </w:rPr>
      </w:pPr>
    </w:p>
    <w:p w14:paraId="06542031" w14:textId="77777777" w:rsidR="005D165C" w:rsidRPr="00FD2DDF" w:rsidRDefault="005D165C" w:rsidP="00FD2DDF">
      <w:pPr>
        <w:spacing w:line="520" w:lineRule="exact"/>
        <w:rPr>
          <w:rFonts w:ascii="仿宋_GB2312" w:eastAsia="仿宋_GB2312" w:hAnsi="宋体"/>
          <w:sz w:val="30"/>
          <w:szCs w:val="30"/>
        </w:rPr>
        <w:sectPr w:rsidR="005D165C" w:rsidRPr="00FD2DDF" w:rsidSect="00E64D00">
          <w:footerReference w:type="default" r:id="rId14"/>
          <w:footnotePr>
            <w:numFmt w:val="decimalEnclosedCircleChinese"/>
            <w:numRestart w:val="eachPage"/>
          </w:footnotePr>
          <w:endnotePr>
            <w:numFmt w:val="decimal"/>
          </w:endnotePr>
          <w:pgSz w:w="11906" w:h="16838"/>
          <w:pgMar w:top="1701" w:right="1418" w:bottom="1418" w:left="1701" w:header="851" w:footer="992" w:gutter="0"/>
          <w:pgNumType w:start="1"/>
          <w:cols w:space="720"/>
          <w:noEndnote/>
          <w:docGrid w:linePitch="312"/>
        </w:sectPr>
      </w:pPr>
    </w:p>
    <w:p w14:paraId="15351CDD" w14:textId="58E19B5E" w:rsidR="005D165C" w:rsidRPr="00FD2DDF" w:rsidRDefault="005D165C" w:rsidP="00322D47">
      <w:pPr>
        <w:adjustRightInd w:val="0"/>
        <w:snapToGrid w:val="0"/>
        <w:spacing w:beforeLines="100" w:before="240" w:afterLines="100" w:after="240" w:line="300" w:lineRule="auto"/>
        <w:jc w:val="center"/>
        <w:rPr>
          <w:rFonts w:ascii="宋体"/>
          <w:sz w:val="24"/>
        </w:rPr>
      </w:pPr>
      <w:r w:rsidRPr="00FD2DDF">
        <w:rPr>
          <w:rFonts w:ascii="宋体" w:hAnsi="宋体" w:hint="eastAsia"/>
          <w:b/>
          <w:sz w:val="36"/>
        </w:rPr>
        <w:lastRenderedPageBreak/>
        <w:t>目</w:t>
      </w:r>
      <w:r w:rsidR="00F73BA2">
        <w:rPr>
          <w:rFonts w:ascii="宋体" w:hAnsi="宋体" w:hint="eastAsia"/>
          <w:b/>
          <w:sz w:val="36"/>
        </w:rPr>
        <w:t xml:space="preserve"> </w:t>
      </w:r>
      <w:r w:rsidR="00F73BA2">
        <w:rPr>
          <w:rFonts w:ascii="宋体" w:hAnsi="宋体"/>
          <w:b/>
          <w:sz w:val="36"/>
        </w:rPr>
        <w:t xml:space="preserve"> </w:t>
      </w:r>
      <w:r w:rsidRPr="00FD2DDF">
        <w:rPr>
          <w:rFonts w:ascii="宋体" w:hAnsi="宋体" w:hint="eastAsia"/>
          <w:b/>
          <w:sz w:val="36"/>
        </w:rPr>
        <w:t>录</w:t>
      </w:r>
    </w:p>
    <w:p w14:paraId="2C5217E2" w14:textId="7675EFA0" w:rsidR="001259A0" w:rsidRPr="003C0D46" w:rsidRDefault="000E6546" w:rsidP="001259A0">
      <w:pPr>
        <w:pStyle w:val="1"/>
        <w:tabs>
          <w:tab w:val="right" w:leader="dot" w:pos="8777"/>
        </w:tabs>
        <w:adjustRightInd w:val="0"/>
        <w:snapToGrid w:val="0"/>
        <w:spacing w:before="0" w:after="0" w:line="300" w:lineRule="auto"/>
        <w:rPr>
          <w:rFonts w:ascii="宋体" w:hAnsi="宋体" w:cs="Arial"/>
          <w:b w:val="0"/>
          <w:bCs w:val="0"/>
          <w:noProof/>
          <w:sz w:val="24"/>
          <w:szCs w:val="24"/>
        </w:rPr>
      </w:pPr>
      <w:r w:rsidRPr="003C0D46">
        <w:rPr>
          <w:rFonts w:ascii="宋体" w:hAnsi="宋体"/>
          <w:b w:val="0"/>
          <w:bCs w:val="0"/>
          <w:sz w:val="24"/>
          <w:szCs w:val="24"/>
        </w:rPr>
        <w:fldChar w:fldCharType="begin"/>
      </w:r>
      <w:r w:rsidRPr="003C0D46">
        <w:rPr>
          <w:rFonts w:ascii="宋体" w:hAnsi="宋体"/>
          <w:b w:val="0"/>
          <w:bCs w:val="0"/>
          <w:sz w:val="24"/>
          <w:szCs w:val="24"/>
        </w:rPr>
        <w:instrText xml:space="preserve"> TOC \o "1-2" \h \z \u </w:instrText>
      </w:r>
      <w:r w:rsidRPr="003C0D46">
        <w:rPr>
          <w:rFonts w:ascii="宋体" w:hAnsi="宋体"/>
          <w:b w:val="0"/>
          <w:bCs w:val="0"/>
          <w:sz w:val="24"/>
          <w:szCs w:val="24"/>
        </w:rPr>
        <w:fldChar w:fldCharType="separate"/>
      </w:r>
      <w:hyperlink w:anchor="_Toc35548979" w:history="1">
        <w:r w:rsidR="001259A0" w:rsidRPr="003C0D46">
          <w:rPr>
            <w:rStyle w:val="a7"/>
            <w:rFonts w:ascii="宋体" w:hAnsi="宋体"/>
            <w:b w:val="0"/>
            <w:bCs w:val="0"/>
            <w:noProof/>
            <w:sz w:val="24"/>
            <w:szCs w:val="24"/>
          </w:rPr>
          <w:t>摘  要</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_Toc35548979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1259A0" w:rsidRPr="003C0D46">
          <w:rPr>
            <w:rFonts w:ascii="宋体" w:hAnsi="宋体"/>
            <w:b w:val="0"/>
            <w:bCs w:val="0"/>
            <w:noProof/>
            <w:webHidden/>
            <w:sz w:val="24"/>
            <w:szCs w:val="24"/>
          </w:rPr>
          <w:t>3</w:t>
        </w:r>
        <w:r w:rsidR="001259A0" w:rsidRPr="003C0D46">
          <w:rPr>
            <w:rFonts w:ascii="宋体" w:hAnsi="宋体"/>
            <w:b w:val="0"/>
            <w:bCs w:val="0"/>
            <w:noProof/>
            <w:webHidden/>
            <w:sz w:val="24"/>
            <w:szCs w:val="24"/>
          </w:rPr>
          <w:fldChar w:fldCharType="end"/>
        </w:r>
      </w:hyperlink>
    </w:p>
    <w:p w14:paraId="646AF57E" w14:textId="4C5E7D4A" w:rsidR="001259A0" w:rsidRPr="003C0D46" w:rsidRDefault="00927750" w:rsidP="001259A0">
      <w:pPr>
        <w:pStyle w:val="1"/>
        <w:tabs>
          <w:tab w:val="right" w:leader="dot" w:pos="8777"/>
        </w:tabs>
        <w:adjustRightInd w:val="0"/>
        <w:snapToGrid w:val="0"/>
        <w:spacing w:before="0" w:after="0" w:line="300" w:lineRule="auto"/>
        <w:rPr>
          <w:rFonts w:ascii="宋体" w:hAnsi="宋体" w:cs="Arial"/>
          <w:b w:val="0"/>
          <w:bCs w:val="0"/>
          <w:noProof/>
          <w:sz w:val="24"/>
          <w:szCs w:val="24"/>
        </w:rPr>
      </w:pPr>
      <w:hyperlink w:anchor="_Toc35548980" w:history="1">
        <w:r w:rsidR="001259A0" w:rsidRPr="003C0D46">
          <w:rPr>
            <w:rStyle w:val="a7"/>
            <w:rFonts w:ascii="宋体" w:hAnsi="宋体"/>
            <w:b w:val="0"/>
            <w:bCs w:val="0"/>
            <w:noProof/>
            <w:sz w:val="24"/>
            <w:szCs w:val="24"/>
          </w:rPr>
          <w:t>关键词</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_Toc35548980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1259A0" w:rsidRPr="003C0D46">
          <w:rPr>
            <w:rFonts w:ascii="宋体" w:hAnsi="宋体"/>
            <w:b w:val="0"/>
            <w:bCs w:val="0"/>
            <w:noProof/>
            <w:webHidden/>
            <w:sz w:val="24"/>
            <w:szCs w:val="24"/>
          </w:rPr>
          <w:t>3</w:t>
        </w:r>
        <w:r w:rsidR="001259A0" w:rsidRPr="003C0D46">
          <w:rPr>
            <w:rFonts w:ascii="宋体" w:hAnsi="宋体"/>
            <w:b w:val="0"/>
            <w:bCs w:val="0"/>
            <w:noProof/>
            <w:webHidden/>
            <w:sz w:val="24"/>
            <w:szCs w:val="24"/>
          </w:rPr>
          <w:fldChar w:fldCharType="end"/>
        </w:r>
      </w:hyperlink>
    </w:p>
    <w:p w14:paraId="7658CC0B" w14:textId="1F27C230" w:rsidR="001259A0" w:rsidRPr="003C0D46" w:rsidRDefault="00927750" w:rsidP="001259A0">
      <w:pPr>
        <w:pStyle w:val="1"/>
        <w:tabs>
          <w:tab w:val="right" w:leader="dot" w:pos="8777"/>
        </w:tabs>
        <w:adjustRightInd w:val="0"/>
        <w:snapToGrid w:val="0"/>
        <w:spacing w:before="0" w:after="0" w:line="300" w:lineRule="auto"/>
        <w:rPr>
          <w:rFonts w:ascii="宋体" w:hAnsi="宋体" w:cs="Arial"/>
          <w:b w:val="0"/>
          <w:bCs w:val="0"/>
          <w:noProof/>
          <w:sz w:val="24"/>
          <w:szCs w:val="24"/>
        </w:rPr>
      </w:pPr>
      <w:hyperlink w:anchor="_Toc35548981" w:history="1">
        <w:r w:rsidR="001259A0" w:rsidRPr="003C0D46">
          <w:rPr>
            <w:rStyle w:val="a7"/>
            <w:rFonts w:ascii="宋体" w:hAnsi="宋体"/>
            <w:b w:val="0"/>
            <w:bCs w:val="0"/>
            <w:noProof/>
            <w:sz w:val="24"/>
            <w:szCs w:val="24"/>
          </w:rPr>
          <w:t>Abstract</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_Toc35548981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1259A0" w:rsidRPr="003C0D46">
          <w:rPr>
            <w:rFonts w:ascii="宋体" w:hAnsi="宋体"/>
            <w:b w:val="0"/>
            <w:bCs w:val="0"/>
            <w:noProof/>
            <w:webHidden/>
            <w:sz w:val="24"/>
            <w:szCs w:val="24"/>
          </w:rPr>
          <w:t>3</w:t>
        </w:r>
        <w:r w:rsidR="001259A0" w:rsidRPr="003C0D46">
          <w:rPr>
            <w:rFonts w:ascii="宋体" w:hAnsi="宋体"/>
            <w:b w:val="0"/>
            <w:bCs w:val="0"/>
            <w:noProof/>
            <w:webHidden/>
            <w:sz w:val="24"/>
            <w:szCs w:val="24"/>
          </w:rPr>
          <w:fldChar w:fldCharType="end"/>
        </w:r>
      </w:hyperlink>
    </w:p>
    <w:p w14:paraId="4798CA11" w14:textId="3375E1A6" w:rsidR="001259A0" w:rsidRPr="003C0D46" w:rsidRDefault="00927750" w:rsidP="001259A0">
      <w:pPr>
        <w:pStyle w:val="1"/>
        <w:tabs>
          <w:tab w:val="right" w:leader="dot" w:pos="8777"/>
        </w:tabs>
        <w:adjustRightInd w:val="0"/>
        <w:snapToGrid w:val="0"/>
        <w:spacing w:before="0" w:after="0" w:line="300" w:lineRule="auto"/>
        <w:rPr>
          <w:rFonts w:ascii="宋体" w:hAnsi="宋体" w:cs="Arial"/>
          <w:b w:val="0"/>
          <w:bCs w:val="0"/>
          <w:noProof/>
          <w:sz w:val="24"/>
          <w:szCs w:val="24"/>
        </w:rPr>
      </w:pPr>
      <w:hyperlink w:anchor="_Toc35548982" w:history="1">
        <w:r w:rsidR="001259A0" w:rsidRPr="003C0D46">
          <w:rPr>
            <w:rStyle w:val="a7"/>
            <w:rFonts w:ascii="宋体" w:hAnsi="宋体"/>
            <w:b w:val="0"/>
            <w:bCs w:val="0"/>
            <w:noProof/>
            <w:sz w:val="24"/>
            <w:szCs w:val="24"/>
          </w:rPr>
          <w:t>Key words</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_Toc35548982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1259A0" w:rsidRPr="003C0D46">
          <w:rPr>
            <w:rFonts w:ascii="宋体" w:hAnsi="宋体"/>
            <w:b w:val="0"/>
            <w:bCs w:val="0"/>
            <w:noProof/>
            <w:webHidden/>
            <w:sz w:val="24"/>
            <w:szCs w:val="24"/>
          </w:rPr>
          <w:t>4</w:t>
        </w:r>
        <w:r w:rsidR="001259A0" w:rsidRPr="003C0D46">
          <w:rPr>
            <w:rFonts w:ascii="宋体" w:hAnsi="宋体"/>
            <w:b w:val="0"/>
            <w:bCs w:val="0"/>
            <w:noProof/>
            <w:webHidden/>
            <w:sz w:val="24"/>
            <w:szCs w:val="24"/>
          </w:rPr>
          <w:fldChar w:fldCharType="end"/>
        </w:r>
      </w:hyperlink>
    </w:p>
    <w:p w14:paraId="4B8CC29F" w14:textId="7584B3BA" w:rsidR="001259A0" w:rsidRPr="003C0D46" w:rsidRDefault="00927750" w:rsidP="001259A0">
      <w:pPr>
        <w:pStyle w:val="1"/>
        <w:tabs>
          <w:tab w:val="right" w:leader="dot" w:pos="8777"/>
        </w:tabs>
        <w:adjustRightInd w:val="0"/>
        <w:snapToGrid w:val="0"/>
        <w:spacing w:before="0" w:after="0" w:line="300" w:lineRule="auto"/>
        <w:rPr>
          <w:rFonts w:ascii="宋体" w:hAnsi="宋体" w:cs="Arial"/>
          <w:b w:val="0"/>
          <w:bCs w:val="0"/>
          <w:noProof/>
          <w:sz w:val="24"/>
          <w:szCs w:val="24"/>
        </w:rPr>
      </w:pPr>
      <w:hyperlink w:anchor="_Toc35548983" w:history="1">
        <w:r w:rsidR="001259A0" w:rsidRPr="003C0D46">
          <w:rPr>
            <w:rStyle w:val="a7"/>
            <w:rFonts w:ascii="宋体" w:hAnsi="宋体"/>
            <w:b w:val="0"/>
            <w:bCs w:val="0"/>
            <w:noProof/>
            <w:sz w:val="24"/>
            <w:szCs w:val="24"/>
          </w:rPr>
          <w:t>1绪论</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_Toc35548983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1259A0" w:rsidRPr="003C0D46">
          <w:rPr>
            <w:rFonts w:ascii="宋体" w:hAnsi="宋体"/>
            <w:b w:val="0"/>
            <w:bCs w:val="0"/>
            <w:noProof/>
            <w:webHidden/>
            <w:sz w:val="24"/>
            <w:szCs w:val="24"/>
          </w:rPr>
          <w:t>5</w:t>
        </w:r>
        <w:r w:rsidR="001259A0" w:rsidRPr="003C0D46">
          <w:rPr>
            <w:rFonts w:ascii="宋体" w:hAnsi="宋体"/>
            <w:b w:val="0"/>
            <w:bCs w:val="0"/>
            <w:noProof/>
            <w:webHidden/>
            <w:sz w:val="24"/>
            <w:szCs w:val="24"/>
          </w:rPr>
          <w:fldChar w:fldCharType="end"/>
        </w:r>
      </w:hyperlink>
    </w:p>
    <w:p w14:paraId="72131C6F" w14:textId="7EEFD6E2" w:rsidR="001259A0" w:rsidRPr="003C0D46" w:rsidRDefault="00927750" w:rsidP="001259A0">
      <w:pPr>
        <w:pStyle w:val="20"/>
        <w:tabs>
          <w:tab w:val="right" w:leader="dot" w:pos="8777"/>
        </w:tabs>
        <w:adjustRightInd w:val="0"/>
        <w:snapToGrid w:val="0"/>
        <w:spacing w:line="300" w:lineRule="auto"/>
        <w:ind w:left="0"/>
        <w:rPr>
          <w:rFonts w:ascii="宋体" w:hAnsi="宋体" w:cs="Arial"/>
          <w:noProof/>
          <w:sz w:val="24"/>
          <w:szCs w:val="24"/>
        </w:rPr>
      </w:pPr>
      <w:hyperlink w:anchor="_Toc35548984" w:history="1">
        <w:r w:rsidR="001259A0" w:rsidRPr="003C0D46">
          <w:rPr>
            <w:rStyle w:val="a7"/>
            <w:rFonts w:ascii="宋体" w:hAnsi="宋体"/>
            <w:noProof/>
            <w:sz w:val="24"/>
            <w:szCs w:val="24"/>
          </w:rPr>
          <w:t>1.1研究背景及意义</w:t>
        </w:r>
        <w:r w:rsidR="001259A0" w:rsidRPr="003C0D46">
          <w:rPr>
            <w:rFonts w:ascii="宋体" w:hAnsi="宋体"/>
            <w:noProof/>
            <w:webHidden/>
            <w:sz w:val="24"/>
            <w:szCs w:val="24"/>
          </w:rPr>
          <w:tab/>
        </w:r>
        <w:r w:rsidR="001259A0" w:rsidRPr="003C0D46">
          <w:rPr>
            <w:rFonts w:ascii="宋体" w:hAnsi="宋体"/>
            <w:noProof/>
            <w:webHidden/>
            <w:sz w:val="24"/>
            <w:szCs w:val="24"/>
          </w:rPr>
          <w:fldChar w:fldCharType="begin"/>
        </w:r>
        <w:r w:rsidR="001259A0" w:rsidRPr="003C0D46">
          <w:rPr>
            <w:rFonts w:ascii="宋体" w:hAnsi="宋体"/>
            <w:noProof/>
            <w:webHidden/>
            <w:sz w:val="24"/>
            <w:szCs w:val="24"/>
          </w:rPr>
          <w:instrText xml:space="preserve"> PAGEREF _Toc35548984 \h </w:instrText>
        </w:r>
        <w:r w:rsidR="001259A0" w:rsidRPr="003C0D46">
          <w:rPr>
            <w:rFonts w:ascii="宋体" w:hAnsi="宋体"/>
            <w:noProof/>
            <w:webHidden/>
            <w:sz w:val="24"/>
            <w:szCs w:val="24"/>
          </w:rPr>
        </w:r>
        <w:r w:rsidR="001259A0" w:rsidRPr="003C0D46">
          <w:rPr>
            <w:rFonts w:ascii="宋体" w:hAnsi="宋体"/>
            <w:noProof/>
            <w:webHidden/>
            <w:sz w:val="24"/>
            <w:szCs w:val="24"/>
          </w:rPr>
          <w:fldChar w:fldCharType="separate"/>
        </w:r>
        <w:r w:rsidR="001259A0" w:rsidRPr="003C0D46">
          <w:rPr>
            <w:rFonts w:ascii="宋体" w:hAnsi="宋体"/>
            <w:noProof/>
            <w:webHidden/>
            <w:sz w:val="24"/>
            <w:szCs w:val="24"/>
          </w:rPr>
          <w:t>5</w:t>
        </w:r>
        <w:r w:rsidR="001259A0" w:rsidRPr="003C0D46">
          <w:rPr>
            <w:rFonts w:ascii="宋体" w:hAnsi="宋体"/>
            <w:noProof/>
            <w:webHidden/>
            <w:sz w:val="24"/>
            <w:szCs w:val="24"/>
          </w:rPr>
          <w:fldChar w:fldCharType="end"/>
        </w:r>
      </w:hyperlink>
    </w:p>
    <w:p w14:paraId="6236C3E3" w14:textId="5213A718" w:rsidR="001259A0" w:rsidRPr="003C0D46" w:rsidRDefault="00927750" w:rsidP="001259A0">
      <w:pPr>
        <w:pStyle w:val="20"/>
        <w:tabs>
          <w:tab w:val="right" w:leader="dot" w:pos="8777"/>
        </w:tabs>
        <w:adjustRightInd w:val="0"/>
        <w:snapToGrid w:val="0"/>
        <w:spacing w:line="300" w:lineRule="auto"/>
        <w:ind w:left="0"/>
        <w:rPr>
          <w:rFonts w:ascii="宋体" w:hAnsi="宋体" w:cs="Arial"/>
          <w:noProof/>
          <w:sz w:val="24"/>
          <w:szCs w:val="24"/>
        </w:rPr>
      </w:pPr>
      <w:hyperlink w:anchor="_Toc35548985" w:history="1">
        <w:r w:rsidR="001259A0" w:rsidRPr="003C0D46">
          <w:rPr>
            <w:rStyle w:val="a7"/>
            <w:rFonts w:ascii="宋体" w:hAnsi="宋体"/>
            <w:noProof/>
            <w:sz w:val="24"/>
            <w:szCs w:val="24"/>
          </w:rPr>
          <w:t>1.2国内外的研究现状及发展趋势</w:t>
        </w:r>
        <w:r w:rsidR="001259A0" w:rsidRPr="003C0D46">
          <w:rPr>
            <w:rFonts w:ascii="宋体" w:hAnsi="宋体"/>
            <w:noProof/>
            <w:webHidden/>
            <w:sz w:val="24"/>
            <w:szCs w:val="24"/>
          </w:rPr>
          <w:tab/>
        </w:r>
        <w:r w:rsidR="001259A0" w:rsidRPr="003C0D46">
          <w:rPr>
            <w:rFonts w:ascii="宋体" w:hAnsi="宋体"/>
            <w:noProof/>
            <w:webHidden/>
            <w:sz w:val="24"/>
            <w:szCs w:val="24"/>
          </w:rPr>
          <w:fldChar w:fldCharType="begin"/>
        </w:r>
        <w:r w:rsidR="001259A0" w:rsidRPr="003C0D46">
          <w:rPr>
            <w:rFonts w:ascii="宋体" w:hAnsi="宋体"/>
            <w:noProof/>
            <w:webHidden/>
            <w:sz w:val="24"/>
            <w:szCs w:val="24"/>
          </w:rPr>
          <w:instrText xml:space="preserve"> PAGEREF _Toc35548985 \h </w:instrText>
        </w:r>
        <w:r w:rsidR="001259A0" w:rsidRPr="003C0D46">
          <w:rPr>
            <w:rFonts w:ascii="宋体" w:hAnsi="宋体"/>
            <w:noProof/>
            <w:webHidden/>
            <w:sz w:val="24"/>
            <w:szCs w:val="24"/>
          </w:rPr>
        </w:r>
        <w:r w:rsidR="001259A0" w:rsidRPr="003C0D46">
          <w:rPr>
            <w:rFonts w:ascii="宋体" w:hAnsi="宋体"/>
            <w:noProof/>
            <w:webHidden/>
            <w:sz w:val="24"/>
            <w:szCs w:val="24"/>
          </w:rPr>
          <w:fldChar w:fldCharType="separate"/>
        </w:r>
        <w:r w:rsidR="001259A0" w:rsidRPr="003C0D46">
          <w:rPr>
            <w:rFonts w:ascii="宋体" w:hAnsi="宋体"/>
            <w:noProof/>
            <w:webHidden/>
            <w:sz w:val="24"/>
            <w:szCs w:val="24"/>
          </w:rPr>
          <w:t>6</w:t>
        </w:r>
        <w:r w:rsidR="001259A0" w:rsidRPr="003C0D46">
          <w:rPr>
            <w:rFonts w:ascii="宋体" w:hAnsi="宋体"/>
            <w:noProof/>
            <w:webHidden/>
            <w:sz w:val="24"/>
            <w:szCs w:val="24"/>
          </w:rPr>
          <w:fldChar w:fldCharType="end"/>
        </w:r>
      </w:hyperlink>
    </w:p>
    <w:p w14:paraId="6A05B527" w14:textId="56FE1B75" w:rsidR="001259A0" w:rsidRPr="003C0D46" w:rsidRDefault="00927750" w:rsidP="001259A0">
      <w:pPr>
        <w:pStyle w:val="20"/>
        <w:tabs>
          <w:tab w:val="right" w:leader="dot" w:pos="8777"/>
        </w:tabs>
        <w:adjustRightInd w:val="0"/>
        <w:snapToGrid w:val="0"/>
        <w:spacing w:line="300" w:lineRule="auto"/>
        <w:ind w:left="0"/>
        <w:rPr>
          <w:rFonts w:ascii="宋体" w:hAnsi="宋体" w:cs="Arial"/>
          <w:noProof/>
          <w:sz w:val="24"/>
          <w:szCs w:val="24"/>
        </w:rPr>
      </w:pPr>
      <w:hyperlink w:anchor="_Toc35548986" w:history="1">
        <w:r w:rsidR="001259A0" w:rsidRPr="003C0D46">
          <w:rPr>
            <w:rStyle w:val="a7"/>
            <w:rFonts w:ascii="宋体" w:hAnsi="宋体"/>
            <w:noProof/>
            <w:sz w:val="24"/>
            <w:szCs w:val="24"/>
          </w:rPr>
          <w:t>1.3 研究本课题的目的和基本内容</w:t>
        </w:r>
        <w:r w:rsidR="001259A0" w:rsidRPr="003C0D46">
          <w:rPr>
            <w:rFonts w:ascii="宋体" w:hAnsi="宋体"/>
            <w:noProof/>
            <w:webHidden/>
            <w:sz w:val="24"/>
            <w:szCs w:val="24"/>
          </w:rPr>
          <w:tab/>
        </w:r>
        <w:r w:rsidR="001259A0" w:rsidRPr="003C0D46">
          <w:rPr>
            <w:rFonts w:ascii="宋体" w:hAnsi="宋体"/>
            <w:noProof/>
            <w:webHidden/>
            <w:sz w:val="24"/>
            <w:szCs w:val="24"/>
          </w:rPr>
          <w:fldChar w:fldCharType="begin"/>
        </w:r>
        <w:r w:rsidR="001259A0" w:rsidRPr="003C0D46">
          <w:rPr>
            <w:rFonts w:ascii="宋体" w:hAnsi="宋体"/>
            <w:noProof/>
            <w:webHidden/>
            <w:sz w:val="24"/>
            <w:szCs w:val="24"/>
          </w:rPr>
          <w:instrText xml:space="preserve"> PAGEREF _Toc35548986 \h </w:instrText>
        </w:r>
        <w:r w:rsidR="001259A0" w:rsidRPr="003C0D46">
          <w:rPr>
            <w:rFonts w:ascii="宋体" w:hAnsi="宋体"/>
            <w:noProof/>
            <w:webHidden/>
            <w:sz w:val="24"/>
            <w:szCs w:val="24"/>
          </w:rPr>
        </w:r>
        <w:r w:rsidR="001259A0" w:rsidRPr="003C0D46">
          <w:rPr>
            <w:rFonts w:ascii="宋体" w:hAnsi="宋体"/>
            <w:noProof/>
            <w:webHidden/>
            <w:sz w:val="24"/>
            <w:szCs w:val="24"/>
          </w:rPr>
          <w:fldChar w:fldCharType="separate"/>
        </w:r>
        <w:r w:rsidR="001259A0" w:rsidRPr="003C0D46">
          <w:rPr>
            <w:rFonts w:ascii="宋体" w:hAnsi="宋体"/>
            <w:noProof/>
            <w:webHidden/>
            <w:sz w:val="24"/>
            <w:szCs w:val="24"/>
          </w:rPr>
          <w:t>6</w:t>
        </w:r>
        <w:r w:rsidR="001259A0" w:rsidRPr="003C0D46">
          <w:rPr>
            <w:rFonts w:ascii="宋体" w:hAnsi="宋体"/>
            <w:noProof/>
            <w:webHidden/>
            <w:sz w:val="24"/>
            <w:szCs w:val="24"/>
          </w:rPr>
          <w:fldChar w:fldCharType="end"/>
        </w:r>
      </w:hyperlink>
    </w:p>
    <w:p w14:paraId="78038343" w14:textId="6D704C3D" w:rsidR="001259A0" w:rsidRPr="003C0D46" w:rsidRDefault="00927750" w:rsidP="001259A0">
      <w:pPr>
        <w:pStyle w:val="1"/>
        <w:tabs>
          <w:tab w:val="right" w:leader="dot" w:pos="8777"/>
        </w:tabs>
        <w:adjustRightInd w:val="0"/>
        <w:snapToGrid w:val="0"/>
        <w:spacing w:before="0" w:after="0" w:line="300" w:lineRule="auto"/>
        <w:rPr>
          <w:rFonts w:ascii="宋体" w:hAnsi="宋体" w:cs="Arial"/>
          <w:b w:val="0"/>
          <w:bCs w:val="0"/>
          <w:noProof/>
          <w:sz w:val="24"/>
          <w:szCs w:val="24"/>
        </w:rPr>
      </w:pPr>
      <w:hyperlink w:anchor="_Toc35548987" w:history="1">
        <w:r w:rsidR="001259A0" w:rsidRPr="003C0D46">
          <w:rPr>
            <w:rStyle w:val="a7"/>
            <w:rFonts w:ascii="宋体" w:hAnsi="宋体"/>
            <w:b w:val="0"/>
            <w:bCs w:val="0"/>
            <w:noProof/>
            <w:sz w:val="24"/>
            <w:szCs w:val="24"/>
          </w:rPr>
          <w:t>2.系统总体设计方案</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_Toc35548987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1259A0" w:rsidRPr="003C0D46">
          <w:rPr>
            <w:rFonts w:ascii="宋体" w:hAnsi="宋体"/>
            <w:b w:val="0"/>
            <w:bCs w:val="0"/>
            <w:noProof/>
            <w:webHidden/>
            <w:sz w:val="24"/>
            <w:szCs w:val="24"/>
          </w:rPr>
          <w:t>7</w:t>
        </w:r>
        <w:r w:rsidR="001259A0" w:rsidRPr="003C0D46">
          <w:rPr>
            <w:rFonts w:ascii="宋体" w:hAnsi="宋体"/>
            <w:b w:val="0"/>
            <w:bCs w:val="0"/>
            <w:noProof/>
            <w:webHidden/>
            <w:sz w:val="24"/>
            <w:szCs w:val="24"/>
          </w:rPr>
          <w:fldChar w:fldCharType="end"/>
        </w:r>
      </w:hyperlink>
    </w:p>
    <w:p w14:paraId="39CFA956" w14:textId="0829C037" w:rsidR="001259A0" w:rsidRPr="003C0D46" w:rsidRDefault="00927750" w:rsidP="001259A0">
      <w:pPr>
        <w:pStyle w:val="20"/>
        <w:tabs>
          <w:tab w:val="right" w:leader="dot" w:pos="8777"/>
        </w:tabs>
        <w:adjustRightInd w:val="0"/>
        <w:snapToGrid w:val="0"/>
        <w:spacing w:line="300" w:lineRule="auto"/>
        <w:ind w:left="0"/>
        <w:rPr>
          <w:rFonts w:ascii="宋体" w:hAnsi="宋体" w:cs="Arial"/>
          <w:noProof/>
          <w:sz w:val="24"/>
          <w:szCs w:val="24"/>
        </w:rPr>
      </w:pPr>
      <w:hyperlink w:anchor="_Toc35548988" w:history="1">
        <w:r w:rsidR="001259A0" w:rsidRPr="003C0D46">
          <w:rPr>
            <w:rStyle w:val="a7"/>
            <w:rFonts w:ascii="宋体" w:hAnsi="宋体"/>
            <w:noProof/>
            <w:sz w:val="24"/>
            <w:szCs w:val="24"/>
          </w:rPr>
          <w:t>2.1系统需求分析</w:t>
        </w:r>
        <w:r w:rsidR="001259A0" w:rsidRPr="003C0D46">
          <w:rPr>
            <w:rFonts w:ascii="宋体" w:hAnsi="宋体"/>
            <w:noProof/>
            <w:webHidden/>
            <w:sz w:val="24"/>
            <w:szCs w:val="24"/>
          </w:rPr>
          <w:tab/>
        </w:r>
        <w:r w:rsidR="001259A0" w:rsidRPr="003C0D46">
          <w:rPr>
            <w:rFonts w:ascii="宋体" w:hAnsi="宋体"/>
            <w:noProof/>
            <w:webHidden/>
            <w:sz w:val="24"/>
            <w:szCs w:val="24"/>
          </w:rPr>
          <w:fldChar w:fldCharType="begin"/>
        </w:r>
        <w:r w:rsidR="001259A0" w:rsidRPr="003C0D46">
          <w:rPr>
            <w:rFonts w:ascii="宋体" w:hAnsi="宋体"/>
            <w:noProof/>
            <w:webHidden/>
            <w:sz w:val="24"/>
            <w:szCs w:val="24"/>
          </w:rPr>
          <w:instrText xml:space="preserve"> PAGEREF _Toc35548988 \h </w:instrText>
        </w:r>
        <w:r w:rsidR="001259A0" w:rsidRPr="003C0D46">
          <w:rPr>
            <w:rFonts w:ascii="宋体" w:hAnsi="宋体"/>
            <w:noProof/>
            <w:webHidden/>
            <w:sz w:val="24"/>
            <w:szCs w:val="24"/>
          </w:rPr>
        </w:r>
        <w:r w:rsidR="001259A0" w:rsidRPr="003C0D46">
          <w:rPr>
            <w:rFonts w:ascii="宋体" w:hAnsi="宋体"/>
            <w:noProof/>
            <w:webHidden/>
            <w:sz w:val="24"/>
            <w:szCs w:val="24"/>
          </w:rPr>
          <w:fldChar w:fldCharType="separate"/>
        </w:r>
        <w:r w:rsidR="001259A0" w:rsidRPr="003C0D46">
          <w:rPr>
            <w:rFonts w:ascii="宋体" w:hAnsi="宋体"/>
            <w:noProof/>
            <w:webHidden/>
            <w:sz w:val="24"/>
            <w:szCs w:val="24"/>
          </w:rPr>
          <w:t>7</w:t>
        </w:r>
        <w:r w:rsidR="001259A0" w:rsidRPr="003C0D46">
          <w:rPr>
            <w:rFonts w:ascii="宋体" w:hAnsi="宋体"/>
            <w:noProof/>
            <w:webHidden/>
            <w:sz w:val="24"/>
            <w:szCs w:val="24"/>
          </w:rPr>
          <w:fldChar w:fldCharType="end"/>
        </w:r>
      </w:hyperlink>
    </w:p>
    <w:p w14:paraId="6EA015CA" w14:textId="44BFC1CA" w:rsidR="001259A0" w:rsidRPr="003C0D46" w:rsidRDefault="00927750" w:rsidP="001259A0">
      <w:pPr>
        <w:pStyle w:val="20"/>
        <w:tabs>
          <w:tab w:val="right" w:leader="dot" w:pos="8777"/>
        </w:tabs>
        <w:adjustRightInd w:val="0"/>
        <w:snapToGrid w:val="0"/>
        <w:spacing w:line="300" w:lineRule="auto"/>
        <w:ind w:left="0"/>
        <w:rPr>
          <w:rFonts w:ascii="宋体" w:hAnsi="宋体" w:cs="Arial"/>
          <w:noProof/>
          <w:sz w:val="24"/>
          <w:szCs w:val="24"/>
        </w:rPr>
      </w:pPr>
      <w:hyperlink w:anchor="_Toc35548989" w:history="1">
        <w:r w:rsidR="001259A0" w:rsidRPr="003C0D46">
          <w:rPr>
            <w:rStyle w:val="a7"/>
            <w:rFonts w:ascii="宋体" w:hAnsi="宋体"/>
            <w:noProof/>
            <w:sz w:val="24"/>
            <w:szCs w:val="24"/>
          </w:rPr>
          <w:t>2.2系统总体架构设计</w:t>
        </w:r>
        <w:r w:rsidR="001259A0" w:rsidRPr="003C0D46">
          <w:rPr>
            <w:rFonts w:ascii="宋体" w:hAnsi="宋体"/>
            <w:noProof/>
            <w:webHidden/>
            <w:sz w:val="24"/>
            <w:szCs w:val="24"/>
          </w:rPr>
          <w:tab/>
        </w:r>
        <w:r w:rsidR="001259A0" w:rsidRPr="003C0D46">
          <w:rPr>
            <w:rFonts w:ascii="宋体" w:hAnsi="宋体"/>
            <w:noProof/>
            <w:webHidden/>
            <w:sz w:val="24"/>
            <w:szCs w:val="24"/>
          </w:rPr>
          <w:fldChar w:fldCharType="begin"/>
        </w:r>
        <w:r w:rsidR="001259A0" w:rsidRPr="003C0D46">
          <w:rPr>
            <w:rFonts w:ascii="宋体" w:hAnsi="宋体"/>
            <w:noProof/>
            <w:webHidden/>
            <w:sz w:val="24"/>
            <w:szCs w:val="24"/>
          </w:rPr>
          <w:instrText xml:space="preserve"> PAGEREF _Toc35548989 \h </w:instrText>
        </w:r>
        <w:r w:rsidR="001259A0" w:rsidRPr="003C0D46">
          <w:rPr>
            <w:rFonts w:ascii="宋体" w:hAnsi="宋体"/>
            <w:noProof/>
            <w:webHidden/>
            <w:sz w:val="24"/>
            <w:szCs w:val="24"/>
          </w:rPr>
        </w:r>
        <w:r w:rsidR="001259A0" w:rsidRPr="003C0D46">
          <w:rPr>
            <w:rFonts w:ascii="宋体" w:hAnsi="宋体"/>
            <w:noProof/>
            <w:webHidden/>
            <w:sz w:val="24"/>
            <w:szCs w:val="24"/>
          </w:rPr>
          <w:fldChar w:fldCharType="separate"/>
        </w:r>
        <w:r w:rsidR="001259A0" w:rsidRPr="003C0D46">
          <w:rPr>
            <w:rFonts w:ascii="宋体" w:hAnsi="宋体"/>
            <w:noProof/>
            <w:webHidden/>
            <w:sz w:val="24"/>
            <w:szCs w:val="24"/>
          </w:rPr>
          <w:t>8</w:t>
        </w:r>
        <w:r w:rsidR="001259A0" w:rsidRPr="003C0D46">
          <w:rPr>
            <w:rFonts w:ascii="宋体" w:hAnsi="宋体"/>
            <w:noProof/>
            <w:webHidden/>
            <w:sz w:val="24"/>
            <w:szCs w:val="24"/>
          </w:rPr>
          <w:fldChar w:fldCharType="end"/>
        </w:r>
      </w:hyperlink>
    </w:p>
    <w:p w14:paraId="0E70E683" w14:textId="0B7A4AFC" w:rsidR="001259A0" w:rsidRPr="003C0D46" w:rsidRDefault="00927750" w:rsidP="001259A0">
      <w:pPr>
        <w:pStyle w:val="1"/>
        <w:tabs>
          <w:tab w:val="right" w:leader="dot" w:pos="8777"/>
        </w:tabs>
        <w:adjustRightInd w:val="0"/>
        <w:snapToGrid w:val="0"/>
        <w:spacing w:before="0" w:after="0" w:line="300" w:lineRule="auto"/>
        <w:rPr>
          <w:rFonts w:ascii="宋体" w:hAnsi="宋体" w:cs="Arial"/>
          <w:b w:val="0"/>
          <w:bCs w:val="0"/>
          <w:noProof/>
          <w:sz w:val="24"/>
          <w:szCs w:val="24"/>
        </w:rPr>
      </w:pPr>
      <w:hyperlink w:anchor="_Toc35548990" w:history="1">
        <w:r w:rsidR="001259A0" w:rsidRPr="003C0D46">
          <w:rPr>
            <w:rStyle w:val="a7"/>
            <w:rFonts w:ascii="宋体" w:hAnsi="宋体"/>
            <w:b w:val="0"/>
            <w:bCs w:val="0"/>
            <w:noProof/>
            <w:sz w:val="24"/>
            <w:szCs w:val="24"/>
          </w:rPr>
          <w:t>3.系统整体实现方案</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_Toc35548990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1259A0" w:rsidRPr="003C0D46">
          <w:rPr>
            <w:rFonts w:ascii="宋体" w:hAnsi="宋体"/>
            <w:b w:val="0"/>
            <w:bCs w:val="0"/>
            <w:noProof/>
            <w:webHidden/>
            <w:sz w:val="24"/>
            <w:szCs w:val="24"/>
          </w:rPr>
          <w:t>13</w:t>
        </w:r>
        <w:r w:rsidR="001259A0" w:rsidRPr="003C0D46">
          <w:rPr>
            <w:rFonts w:ascii="宋体" w:hAnsi="宋体"/>
            <w:b w:val="0"/>
            <w:bCs w:val="0"/>
            <w:noProof/>
            <w:webHidden/>
            <w:sz w:val="24"/>
            <w:szCs w:val="24"/>
          </w:rPr>
          <w:fldChar w:fldCharType="end"/>
        </w:r>
      </w:hyperlink>
    </w:p>
    <w:p w14:paraId="1C47FA72" w14:textId="6D9B6EE6" w:rsidR="001259A0" w:rsidRPr="003C0D46" w:rsidRDefault="00927750" w:rsidP="001259A0">
      <w:pPr>
        <w:pStyle w:val="20"/>
        <w:tabs>
          <w:tab w:val="right" w:leader="dot" w:pos="8777"/>
        </w:tabs>
        <w:adjustRightInd w:val="0"/>
        <w:snapToGrid w:val="0"/>
        <w:spacing w:line="300" w:lineRule="auto"/>
        <w:ind w:left="0"/>
        <w:rPr>
          <w:rFonts w:ascii="宋体" w:hAnsi="宋体" w:cs="Arial"/>
          <w:noProof/>
          <w:sz w:val="24"/>
          <w:szCs w:val="24"/>
        </w:rPr>
      </w:pPr>
      <w:hyperlink w:anchor="_Toc35548991" w:history="1">
        <w:r w:rsidR="001259A0" w:rsidRPr="003C0D46">
          <w:rPr>
            <w:rStyle w:val="a7"/>
            <w:rFonts w:ascii="宋体" w:hAnsi="宋体"/>
            <w:noProof/>
            <w:sz w:val="24"/>
            <w:szCs w:val="24"/>
          </w:rPr>
          <w:t>3.1 数据持久层实现</w:t>
        </w:r>
        <w:r w:rsidR="001259A0" w:rsidRPr="003C0D46">
          <w:rPr>
            <w:rFonts w:ascii="宋体" w:hAnsi="宋体"/>
            <w:noProof/>
            <w:webHidden/>
            <w:sz w:val="24"/>
            <w:szCs w:val="24"/>
          </w:rPr>
          <w:tab/>
        </w:r>
        <w:r w:rsidR="001259A0" w:rsidRPr="003C0D46">
          <w:rPr>
            <w:rFonts w:ascii="宋体" w:hAnsi="宋体"/>
            <w:noProof/>
            <w:webHidden/>
            <w:sz w:val="24"/>
            <w:szCs w:val="24"/>
          </w:rPr>
          <w:fldChar w:fldCharType="begin"/>
        </w:r>
        <w:r w:rsidR="001259A0" w:rsidRPr="003C0D46">
          <w:rPr>
            <w:rFonts w:ascii="宋体" w:hAnsi="宋体"/>
            <w:noProof/>
            <w:webHidden/>
            <w:sz w:val="24"/>
            <w:szCs w:val="24"/>
          </w:rPr>
          <w:instrText xml:space="preserve"> PAGEREF _Toc35548991 \h </w:instrText>
        </w:r>
        <w:r w:rsidR="001259A0" w:rsidRPr="003C0D46">
          <w:rPr>
            <w:rFonts w:ascii="宋体" w:hAnsi="宋体"/>
            <w:noProof/>
            <w:webHidden/>
            <w:sz w:val="24"/>
            <w:szCs w:val="24"/>
          </w:rPr>
        </w:r>
        <w:r w:rsidR="001259A0" w:rsidRPr="003C0D46">
          <w:rPr>
            <w:rFonts w:ascii="宋体" w:hAnsi="宋体"/>
            <w:noProof/>
            <w:webHidden/>
            <w:sz w:val="24"/>
            <w:szCs w:val="24"/>
          </w:rPr>
          <w:fldChar w:fldCharType="separate"/>
        </w:r>
        <w:r w:rsidR="001259A0" w:rsidRPr="003C0D46">
          <w:rPr>
            <w:rFonts w:ascii="宋体" w:hAnsi="宋体"/>
            <w:noProof/>
            <w:webHidden/>
            <w:sz w:val="24"/>
            <w:szCs w:val="24"/>
          </w:rPr>
          <w:t>13</w:t>
        </w:r>
        <w:r w:rsidR="001259A0" w:rsidRPr="003C0D46">
          <w:rPr>
            <w:rFonts w:ascii="宋体" w:hAnsi="宋体"/>
            <w:noProof/>
            <w:webHidden/>
            <w:sz w:val="24"/>
            <w:szCs w:val="24"/>
          </w:rPr>
          <w:fldChar w:fldCharType="end"/>
        </w:r>
      </w:hyperlink>
    </w:p>
    <w:p w14:paraId="105FAC80" w14:textId="7EFA6716" w:rsidR="001259A0" w:rsidRPr="003C0D46" w:rsidRDefault="00927750" w:rsidP="001259A0">
      <w:pPr>
        <w:pStyle w:val="20"/>
        <w:tabs>
          <w:tab w:val="right" w:leader="dot" w:pos="8777"/>
        </w:tabs>
        <w:adjustRightInd w:val="0"/>
        <w:snapToGrid w:val="0"/>
        <w:spacing w:line="300" w:lineRule="auto"/>
        <w:ind w:left="0"/>
        <w:rPr>
          <w:rFonts w:ascii="宋体" w:hAnsi="宋体" w:cs="Arial"/>
          <w:noProof/>
          <w:sz w:val="24"/>
          <w:szCs w:val="24"/>
        </w:rPr>
      </w:pPr>
      <w:hyperlink w:anchor="_Toc35548992" w:history="1">
        <w:r w:rsidR="001259A0" w:rsidRPr="003C0D46">
          <w:rPr>
            <w:rStyle w:val="a7"/>
            <w:rFonts w:ascii="宋体" w:hAnsi="宋体"/>
            <w:noProof/>
            <w:sz w:val="24"/>
            <w:szCs w:val="24"/>
          </w:rPr>
          <w:t>3.2 物联网模块实现</w:t>
        </w:r>
        <w:r w:rsidR="001259A0" w:rsidRPr="003C0D46">
          <w:rPr>
            <w:rFonts w:ascii="宋体" w:hAnsi="宋体"/>
            <w:noProof/>
            <w:webHidden/>
            <w:sz w:val="24"/>
            <w:szCs w:val="24"/>
          </w:rPr>
          <w:tab/>
        </w:r>
        <w:r w:rsidR="001259A0" w:rsidRPr="003C0D46">
          <w:rPr>
            <w:rFonts w:ascii="宋体" w:hAnsi="宋体"/>
            <w:noProof/>
            <w:webHidden/>
            <w:sz w:val="24"/>
            <w:szCs w:val="24"/>
          </w:rPr>
          <w:fldChar w:fldCharType="begin"/>
        </w:r>
        <w:r w:rsidR="001259A0" w:rsidRPr="003C0D46">
          <w:rPr>
            <w:rFonts w:ascii="宋体" w:hAnsi="宋体"/>
            <w:noProof/>
            <w:webHidden/>
            <w:sz w:val="24"/>
            <w:szCs w:val="24"/>
          </w:rPr>
          <w:instrText xml:space="preserve"> PAGEREF _Toc35548992 \h </w:instrText>
        </w:r>
        <w:r w:rsidR="001259A0" w:rsidRPr="003C0D46">
          <w:rPr>
            <w:rFonts w:ascii="宋体" w:hAnsi="宋体"/>
            <w:noProof/>
            <w:webHidden/>
            <w:sz w:val="24"/>
            <w:szCs w:val="24"/>
          </w:rPr>
        </w:r>
        <w:r w:rsidR="001259A0" w:rsidRPr="003C0D46">
          <w:rPr>
            <w:rFonts w:ascii="宋体" w:hAnsi="宋体"/>
            <w:noProof/>
            <w:webHidden/>
            <w:sz w:val="24"/>
            <w:szCs w:val="24"/>
          </w:rPr>
          <w:fldChar w:fldCharType="separate"/>
        </w:r>
        <w:r w:rsidR="001259A0" w:rsidRPr="003C0D46">
          <w:rPr>
            <w:rFonts w:ascii="宋体" w:hAnsi="宋体"/>
            <w:noProof/>
            <w:webHidden/>
            <w:sz w:val="24"/>
            <w:szCs w:val="24"/>
          </w:rPr>
          <w:t>19</w:t>
        </w:r>
        <w:r w:rsidR="001259A0" w:rsidRPr="003C0D46">
          <w:rPr>
            <w:rFonts w:ascii="宋体" w:hAnsi="宋体"/>
            <w:noProof/>
            <w:webHidden/>
            <w:sz w:val="24"/>
            <w:szCs w:val="24"/>
          </w:rPr>
          <w:fldChar w:fldCharType="end"/>
        </w:r>
      </w:hyperlink>
    </w:p>
    <w:p w14:paraId="4169701C" w14:textId="6751A8CE" w:rsidR="001259A0" w:rsidRPr="003C0D46" w:rsidRDefault="00927750" w:rsidP="001259A0">
      <w:pPr>
        <w:pStyle w:val="20"/>
        <w:tabs>
          <w:tab w:val="right" w:leader="dot" w:pos="8777"/>
        </w:tabs>
        <w:adjustRightInd w:val="0"/>
        <w:snapToGrid w:val="0"/>
        <w:spacing w:line="300" w:lineRule="auto"/>
        <w:ind w:left="0"/>
        <w:rPr>
          <w:rFonts w:ascii="宋体" w:hAnsi="宋体" w:cs="Arial"/>
          <w:noProof/>
          <w:sz w:val="24"/>
          <w:szCs w:val="24"/>
        </w:rPr>
      </w:pPr>
      <w:hyperlink w:anchor="_Toc35548993" w:history="1">
        <w:r w:rsidR="001259A0" w:rsidRPr="003C0D46">
          <w:rPr>
            <w:rStyle w:val="a7"/>
            <w:rFonts w:ascii="宋体" w:hAnsi="宋体"/>
            <w:noProof/>
            <w:sz w:val="24"/>
            <w:szCs w:val="24"/>
          </w:rPr>
          <w:t>3.3 Web模块实现</w:t>
        </w:r>
        <w:r w:rsidR="001259A0" w:rsidRPr="003C0D46">
          <w:rPr>
            <w:rFonts w:ascii="宋体" w:hAnsi="宋体"/>
            <w:noProof/>
            <w:webHidden/>
            <w:sz w:val="24"/>
            <w:szCs w:val="24"/>
          </w:rPr>
          <w:tab/>
        </w:r>
        <w:r w:rsidR="001259A0" w:rsidRPr="003C0D46">
          <w:rPr>
            <w:rFonts w:ascii="宋体" w:hAnsi="宋体"/>
            <w:noProof/>
            <w:webHidden/>
            <w:sz w:val="24"/>
            <w:szCs w:val="24"/>
          </w:rPr>
          <w:fldChar w:fldCharType="begin"/>
        </w:r>
        <w:r w:rsidR="001259A0" w:rsidRPr="003C0D46">
          <w:rPr>
            <w:rFonts w:ascii="宋体" w:hAnsi="宋体"/>
            <w:noProof/>
            <w:webHidden/>
            <w:sz w:val="24"/>
            <w:szCs w:val="24"/>
          </w:rPr>
          <w:instrText xml:space="preserve"> PAGEREF _Toc35548993 \h </w:instrText>
        </w:r>
        <w:r w:rsidR="001259A0" w:rsidRPr="003C0D46">
          <w:rPr>
            <w:rFonts w:ascii="宋体" w:hAnsi="宋体"/>
            <w:noProof/>
            <w:webHidden/>
            <w:sz w:val="24"/>
            <w:szCs w:val="24"/>
          </w:rPr>
        </w:r>
        <w:r w:rsidR="001259A0" w:rsidRPr="003C0D46">
          <w:rPr>
            <w:rFonts w:ascii="宋体" w:hAnsi="宋体"/>
            <w:noProof/>
            <w:webHidden/>
            <w:sz w:val="24"/>
            <w:szCs w:val="24"/>
          </w:rPr>
          <w:fldChar w:fldCharType="separate"/>
        </w:r>
        <w:r w:rsidR="001259A0" w:rsidRPr="003C0D46">
          <w:rPr>
            <w:rFonts w:ascii="宋体" w:hAnsi="宋体"/>
            <w:noProof/>
            <w:webHidden/>
            <w:sz w:val="24"/>
            <w:szCs w:val="24"/>
          </w:rPr>
          <w:t>20</w:t>
        </w:r>
        <w:r w:rsidR="001259A0" w:rsidRPr="003C0D46">
          <w:rPr>
            <w:rFonts w:ascii="宋体" w:hAnsi="宋体"/>
            <w:noProof/>
            <w:webHidden/>
            <w:sz w:val="24"/>
            <w:szCs w:val="24"/>
          </w:rPr>
          <w:fldChar w:fldCharType="end"/>
        </w:r>
      </w:hyperlink>
    </w:p>
    <w:p w14:paraId="04FEB233" w14:textId="42C5E3BE" w:rsidR="001259A0" w:rsidRPr="003C0D46" w:rsidRDefault="00927750" w:rsidP="001259A0">
      <w:pPr>
        <w:pStyle w:val="1"/>
        <w:tabs>
          <w:tab w:val="right" w:leader="dot" w:pos="8777"/>
        </w:tabs>
        <w:adjustRightInd w:val="0"/>
        <w:snapToGrid w:val="0"/>
        <w:spacing w:before="0" w:after="0" w:line="300" w:lineRule="auto"/>
        <w:rPr>
          <w:rFonts w:ascii="宋体" w:hAnsi="宋体" w:cs="Arial"/>
          <w:b w:val="0"/>
          <w:bCs w:val="0"/>
          <w:noProof/>
          <w:sz w:val="24"/>
          <w:szCs w:val="24"/>
        </w:rPr>
      </w:pPr>
      <w:hyperlink w:anchor="_Toc35548994" w:history="1">
        <w:r w:rsidR="001259A0" w:rsidRPr="003C0D46">
          <w:rPr>
            <w:rStyle w:val="a7"/>
            <w:rFonts w:ascii="宋体" w:hAnsi="宋体"/>
            <w:b w:val="0"/>
            <w:bCs w:val="0"/>
            <w:noProof/>
            <w:sz w:val="24"/>
            <w:szCs w:val="24"/>
          </w:rPr>
          <w:t>主要参考文献</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_Toc35548994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1259A0" w:rsidRPr="003C0D46">
          <w:rPr>
            <w:rFonts w:ascii="宋体" w:hAnsi="宋体"/>
            <w:b w:val="0"/>
            <w:bCs w:val="0"/>
            <w:noProof/>
            <w:webHidden/>
            <w:sz w:val="24"/>
            <w:szCs w:val="24"/>
          </w:rPr>
          <w:t>22</w:t>
        </w:r>
        <w:r w:rsidR="001259A0" w:rsidRPr="003C0D46">
          <w:rPr>
            <w:rFonts w:ascii="宋体" w:hAnsi="宋体"/>
            <w:b w:val="0"/>
            <w:bCs w:val="0"/>
            <w:noProof/>
            <w:webHidden/>
            <w:sz w:val="24"/>
            <w:szCs w:val="24"/>
          </w:rPr>
          <w:fldChar w:fldCharType="end"/>
        </w:r>
      </w:hyperlink>
    </w:p>
    <w:p w14:paraId="3A0701B4" w14:textId="3CBEC1FF" w:rsidR="001259A0" w:rsidRPr="003C0D46" w:rsidRDefault="00927750" w:rsidP="001259A0">
      <w:pPr>
        <w:pStyle w:val="1"/>
        <w:tabs>
          <w:tab w:val="right" w:leader="dot" w:pos="8777"/>
        </w:tabs>
        <w:adjustRightInd w:val="0"/>
        <w:snapToGrid w:val="0"/>
        <w:spacing w:before="0" w:after="0" w:line="300" w:lineRule="auto"/>
        <w:rPr>
          <w:rFonts w:ascii="宋体" w:hAnsi="宋体" w:cs="Arial"/>
          <w:b w:val="0"/>
          <w:bCs w:val="0"/>
          <w:noProof/>
          <w:sz w:val="24"/>
          <w:szCs w:val="24"/>
        </w:rPr>
      </w:pPr>
      <w:hyperlink w:anchor="_Toc35548995" w:history="1">
        <w:r w:rsidR="001259A0" w:rsidRPr="003C0D46">
          <w:rPr>
            <w:rStyle w:val="a7"/>
            <w:rFonts w:ascii="宋体" w:hAnsi="宋体"/>
            <w:b w:val="0"/>
            <w:bCs w:val="0"/>
            <w:noProof/>
            <w:sz w:val="24"/>
            <w:szCs w:val="24"/>
          </w:rPr>
          <w:t>附录1 数据库E-R关系图</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_Toc35548995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1259A0" w:rsidRPr="003C0D46">
          <w:rPr>
            <w:rFonts w:ascii="宋体" w:hAnsi="宋体"/>
            <w:b w:val="0"/>
            <w:bCs w:val="0"/>
            <w:noProof/>
            <w:webHidden/>
            <w:sz w:val="24"/>
            <w:szCs w:val="24"/>
          </w:rPr>
          <w:t>23</w:t>
        </w:r>
        <w:r w:rsidR="001259A0" w:rsidRPr="003C0D46">
          <w:rPr>
            <w:rFonts w:ascii="宋体" w:hAnsi="宋体"/>
            <w:b w:val="0"/>
            <w:bCs w:val="0"/>
            <w:noProof/>
            <w:webHidden/>
            <w:sz w:val="24"/>
            <w:szCs w:val="24"/>
          </w:rPr>
          <w:fldChar w:fldCharType="end"/>
        </w:r>
      </w:hyperlink>
    </w:p>
    <w:p w14:paraId="39D9328E" w14:textId="14AAC5E0" w:rsidR="001259A0" w:rsidRPr="003C0D46" w:rsidRDefault="00927750" w:rsidP="001259A0">
      <w:pPr>
        <w:pStyle w:val="1"/>
        <w:tabs>
          <w:tab w:val="right" w:leader="dot" w:pos="8777"/>
        </w:tabs>
        <w:adjustRightInd w:val="0"/>
        <w:snapToGrid w:val="0"/>
        <w:spacing w:before="0" w:after="0" w:line="300" w:lineRule="auto"/>
        <w:rPr>
          <w:rFonts w:ascii="宋体" w:hAnsi="宋体" w:cs="Arial"/>
          <w:b w:val="0"/>
          <w:bCs w:val="0"/>
          <w:noProof/>
          <w:sz w:val="24"/>
          <w:szCs w:val="24"/>
        </w:rPr>
      </w:pPr>
      <w:hyperlink w:anchor="_Toc35548996" w:history="1">
        <w:r w:rsidR="001259A0" w:rsidRPr="003C0D46">
          <w:rPr>
            <w:rStyle w:val="a7"/>
            <w:rFonts w:ascii="宋体" w:hAnsi="宋体"/>
            <w:b w:val="0"/>
            <w:bCs w:val="0"/>
            <w:noProof/>
            <w:sz w:val="24"/>
            <w:szCs w:val="24"/>
          </w:rPr>
          <w:t>附录2 主要英文缩写语对照表</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_Toc35548996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1259A0" w:rsidRPr="003C0D46">
          <w:rPr>
            <w:rFonts w:ascii="宋体" w:hAnsi="宋体"/>
            <w:b w:val="0"/>
            <w:bCs w:val="0"/>
            <w:noProof/>
            <w:webHidden/>
            <w:sz w:val="24"/>
            <w:szCs w:val="24"/>
          </w:rPr>
          <w:t>24</w:t>
        </w:r>
        <w:r w:rsidR="001259A0" w:rsidRPr="003C0D46">
          <w:rPr>
            <w:rFonts w:ascii="宋体" w:hAnsi="宋体"/>
            <w:b w:val="0"/>
            <w:bCs w:val="0"/>
            <w:noProof/>
            <w:webHidden/>
            <w:sz w:val="24"/>
            <w:szCs w:val="24"/>
          </w:rPr>
          <w:fldChar w:fldCharType="end"/>
        </w:r>
      </w:hyperlink>
    </w:p>
    <w:p w14:paraId="491F8296" w14:textId="5C753518" w:rsidR="00322D47" w:rsidRPr="00322D47" w:rsidRDefault="000E6546" w:rsidP="001259A0">
      <w:pPr>
        <w:adjustRightInd w:val="0"/>
        <w:snapToGrid w:val="0"/>
        <w:spacing w:line="300" w:lineRule="auto"/>
        <w:jc w:val="left"/>
      </w:pPr>
      <w:r w:rsidRPr="003C0D46">
        <w:rPr>
          <w:rFonts w:ascii="宋体" w:hAnsi="宋体"/>
          <w:sz w:val="24"/>
        </w:rPr>
        <w:fldChar w:fldCharType="end"/>
      </w:r>
    </w:p>
    <w:p w14:paraId="0E41A871" w14:textId="77777777" w:rsidR="00F73BA2" w:rsidRDefault="00F73BA2" w:rsidP="00FD2DDF">
      <w:pPr>
        <w:rPr>
          <w:rFonts w:ascii="宋体"/>
          <w:sz w:val="24"/>
        </w:rPr>
        <w:sectPr w:rsidR="00F73BA2" w:rsidSect="00E64D00">
          <w:footerReference w:type="default" r:id="rId15"/>
          <w:footnotePr>
            <w:numFmt w:val="decimalEnclosedCircleChinese"/>
            <w:numRestart w:val="eachPage"/>
          </w:footnotePr>
          <w:endnotePr>
            <w:numFmt w:val="decimal"/>
          </w:endnotePr>
          <w:pgSz w:w="11906" w:h="16838"/>
          <w:pgMar w:top="1701" w:right="1418" w:bottom="1418" w:left="1701" w:header="851" w:footer="992" w:gutter="0"/>
          <w:pgNumType w:fmt="numberInDash" w:start="1"/>
          <w:cols w:space="425"/>
          <w:noEndnote/>
          <w:docGrid w:linePitch="312"/>
        </w:sectPr>
      </w:pPr>
    </w:p>
    <w:p w14:paraId="3FE14364" w14:textId="77777777" w:rsidR="009B497A" w:rsidRPr="009B497A" w:rsidRDefault="009B497A" w:rsidP="009E6A58">
      <w:pPr>
        <w:adjustRightInd w:val="0"/>
        <w:snapToGrid w:val="0"/>
        <w:spacing w:beforeLines="800" w:before="1920" w:afterLines="100" w:after="240" w:line="300" w:lineRule="auto"/>
        <w:jc w:val="center"/>
        <w:rPr>
          <w:rFonts w:ascii="黑体" w:eastAsia="黑体" w:hAnsi="黑体"/>
          <w:b/>
          <w:sz w:val="44"/>
          <w:szCs w:val="44"/>
        </w:rPr>
      </w:pPr>
      <w:r w:rsidRPr="009B497A">
        <w:rPr>
          <w:rFonts w:ascii="黑体" w:eastAsia="黑体" w:hAnsi="黑体" w:hint="eastAsia"/>
          <w:b/>
          <w:sz w:val="44"/>
          <w:szCs w:val="44"/>
        </w:rPr>
        <w:lastRenderedPageBreak/>
        <w:t>基于物联网环境的智能驾校管理系统</w:t>
      </w:r>
    </w:p>
    <w:p w14:paraId="79C52F6F" w14:textId="58C18E10" w:rsidR="005D165C" w:rsidRDefault="009B497A" w:rsidP="009E6A58">
      <w:pPr>
        <w:adjustRightInd w:val="0"/>
        <w:snapToGrid w:val="0"/>
        <w:spacing w:beforeLines="100" w:before="240" w:line="300" w:lineRule="auto"/>
        <w:jc w:val="center"/>
        <w:rPr>
          <w:rFonts w:ascii="宋体"/>
          <w:b/>
          <w:bCs/>
          <w:sz w:val="32"/>
          <w:szCs w:val="32"/>
        </w:rPr>
      </w:pPr>
      <w:r w:rsidRPr="009B497A">
        <w:rPr>
          <w:rFonts w:ascii="宋体" w:hint="eastAsia"/>
          <w:b/>
          <w:bCs/>
          <w:sz w:val="32"/>
          <w:szCs w:val="32"/>
        </w:rPr>
        <w:t>王富国</w:t>
      </w:r>
    </w:p>
    <w:p w14:paraId="1473EAEF" w14:textId="03FCE300" w:rsidR="009B497A" w:rsidRDefault="009B497A" w:rsidP="009E6A58">
      <w:pPr>
        <w:adjustRightInd w:val="0"/>
        <w:snapToGrid w:val="0"/>
        <w:spacing w:beforeLines="100" w:before="240" w:afterLines="100" w:after="240" w:line="300" w:lineRule="auto"/>
        <w:jc w:val="center"/>
        <w:rPr>
          <w:rFonts w:ascii="黑体" w:eastAsia="黑体" w:hAnsi="黑体"/>
          <w:b/>
          <w:bCs/>
          <w:i/>
          <w:iCs/>
          <w:sz w:val="32"/>
          <w:szCs w:val="32"/>
        </w:rPr>
      </w:pPr>
      <w:r w:rsidRPr="00434D36">
        <w:rPr>
          <w:rFonts w:eastAsia="黑体"/>
          <w:b/>
          <w:bCs/>
          <w:i/>
          <w:iCs/>
          <w:sz w:val="32"/>
          <w:szCs w:val="32"/>
        </w:rPr>
        <w:t>Intelligent</w:t>
      </w:r>
      <w:r w:rsidRPr="009B497A">
        <w:rPr>
          <w:rFonts w:ascii="黑体" w:eastAsia="黑体" w:hAnsi="黑体"/>
          <w:b/>
          <w:bCs/>
          <w:i/>
          <w:iCs/>
          <w:sz w:val="32"/>
          <w:szCs w:val="32"/>
        </w:rPr>
        <w:t xml:space="preserve"> </w:t>
      </w:r>
      <w:r w:rsidRPr="00434D36">
        <w:rPr>
          <w:rFonts w:eastAsia="黑体"/>
          <w:b/>
          <w:bCs/>
          <w:i/>
          <w:iCs/>
          <w:sz w:val="32"/>
          <w:szCs w:val="32"/>
        </w:rPr>
        <w:t>driving</w:t>
      </w:r>
      <w:r w:rsidRPr="009B497A">
        <w:rPr>
          <w:rFonts w:ascii="黑体" w:eastAsia="黑体" w:hAnsi="黑体"/>
          <w:b/>
          <w:bCs/>
          <w:i/>
          <w:iCs/>
          <w:sz w:val="32"/>
          <w:szCs w:val="32"/>
        </w:rPr>
        <w:t xml:space="preserve"> </w:t>
      </w:r>
      <w:r w:rsidRPr="00434D36">
        <w:rPr>
          <w:rFonts w:eastAsia="黑体"/>
          <w:b/>
          <w:bCs/>
          <w:i/>
          <w:iCs/>
          <w:sz w:val="32"/>
          <w:szCs w:val="32"/>
        </w:rPr>
        <w:t>school</w:t>
      </w:r>
      <w:r w:rsidRPr="009B497A">
        <w:rPr>
          <w:rFonts w:ascii="黑体" w:eastAsia="黑体" w:hAnsi="黑体"/>
          <w:b/>
          <w:bCs/>
          <w:i/>
          <w:iCs/>
          <w:sz w:val="32"/>
          <w:szCs w:val="32"/>
        </w:rPr>
        <w:t xml:space="preserve"> </w:t>
      </w:r>
      <w:r w:rsidRPr="00434D36">
        <w:rPr>
          <w:rFonts w:eastAsia="黑体"/>
          <w:b/>
          <w:bCs/>
          <w:i/>
          <w:iCs/>
          <w:sz w:val="32"/>
          <w:szCs w:val="32"/>
        </w:rPr>
        <w:t>management</w:t>
      </w:r>
      <w:r w:rsidRPr="009B497A">
        <w:rPr>
          <w:rFonts w:ascii="黑体" w:eastAsia="黑体" w:hAnsi="黑体"/>
          <w:b/>
          <w:bCs/>
          <w:i/>
          <w:iCs/>
          <w:sz w:val="32"/>
          <w:szCs w:val="32"/>
        </w:rPr>
        <w:t xml:space="preserve"> </w:t>
      </w:r>
      <w:r w:rsidRPr="00434D36">
        <w:rPr>
          <w:rFonts w:eastAsia="黑体"/>
          <w:b/>
          <w:bCs/>
          <w:i/>
          <w:iCs/>
          <w:sz w:val="32"/>
          <w:szCs w:val="32"/>
        </w:rPr>
        <w:t>system</w:t>
      </w:r>
      <w:r w:rsidRPr="009B497A">
        <w:rPr>
          <w:rFonts w:ascii="黑体" w:eastAsia="黑体" w:hAnsi="黑体"/>
          <w:b/>
          <w:bCs/>
          <w:i/>
          <w:iCs/>
          <w:sz w:val="32"/>
          <w:szCs w:val="32"/>
        </w:rPr>
        <w:t xml:space="preserve"> </w:t>
      </w:r>
      <w:r w:rsidRPr="00434D36">
        <w:rPr>
          <w:rFonts w:eastAsia="黑体"/>
          <w:b/>
          <w:bCs/>
          <w:i/>
          <w:iCs/>
          <w:sz w:val="32"/>
          <w:szCs w:val="32"/>
        </w:rPr>
        <w:t>based</w:t>
      </w:r>
      <w:r w:rsidRPr="009B497A">
        <w:rPr>
          <w:rFonts w:ascii="黑体" w:eastAsia="黑体" w:hAnsi="黑体"/>
          <w:b/>
          <w:bCs/>
          <w:i/>
          <w:iCs/>
          <w:sz w:val="32"/>
          <w:szCs w:val="32"/>
        </w:rPr>
        <w:t xml:space="preserve"> </w:t>
      </w:r>
      <w:r w:rsidRPr="00434D36">
        <w:rPr>
          <w:rFonts w:eastAsia="黑体"/>
          <w:b/>
          <w:bCs/>
          <w:i/>
          <w:iCs/>
          <w:sz w:val="32"/>
          <w:szCs w:val="32"/>
        </w:rPr>
        <w:t>on</w:t>
      </w:r>
      <w:r w:rsidRPr="009B497A">
        <w:rPr>
          <w:rFonts w:ascii="黑体" w:eastAsia="黑体" w:hAnsi="黑体"/>
          <w:b/>
          <w:bCs/>
          <w:i/>
          <w:iCs/>
          <w:sz w:val="32"/>
          <w:szCs w:val="32"/>
        </w:rPr>
        <w:t xml:space="preserve"> </w:t>
      </w:r>
      <w:r w:rsidRPr="00434D36">
        <w:rPr>
          <w:rFonts w:eastAsia="黑体"/>
          <w:b/>
          <w:bCs/>
          <w:i/>
          <w:iCs/>
          <w:sz w:val="32"/>
          <w:szCs w:val="32"/>
        </w:rPr>
        <w:t>IoT</w:t>
      </w:r>
      <w:r w:rsidRPr="009B497A">
        <w:rPr>
          <w:rFonts w:ascii="黑体" w:eastAsia="黑体" w:hAnsi="黑体"/>
          <w:b/>
          <w:bCs/>
          <w:i/>
          <w:iCs/>
          <w:sz w:val="32"/>
          <w:szCs w:val="32"/>
        </w:rPr>
        <w:t xml:space="preserve"> </w:t>
      </w:r>
      <w:r w:rsidRPr="00434D36">
        <w:rPr>
          <w:rFonts w:eastAsia="黑体"/>
          <w:b/>
          <w:bCs/>
          <w:i/>
          <w:iCs/>
          <w:sz w:val="32"/>
          <w:szCs w:val="32"/>
        </w:rPr>
        <w:t>environment</w:t>
      </w:r>
    </w:p>
    <w:p w14:paraId="179D1D84" w14:textId="713264AF" w:rsidR="009B497A" w:rsidRPr="009A7F25" w:rsidRDefault="009B497A" w:rsidP="009E6A58">
      <w:pPr>
        <w:adjustRightInd w:val="0"/>
        <w:snapToGrid w:val="0"/>
        <w:spacing w:beforeLines="100" w:before="240" w:line="300" w:lineRule="auto"/>
        <w:jc w:val="center"/>
        <w:rPr>
          <w:rFonts w:ascii="宋体" w:hAnsi="宋体"/>
          <w:b/>
          <w:bCs/>
          <w:sz w:val="32"/>
          <w:szCs w:val="32"/>
        </w:rPr>
      </w:pPr>
      <w:r w:rsidRPr="00434D36">
        <w:rPr>
          <w:rFonts w:hint="eastAsia"/>
          <w:b/>
          <w:bCs/>
          <w:sz w:val="32"/>
          <w:szCs w:val="32"/>
        </w:rPr>
        <w:t>Wang</w:t>
      </w:r>
      <w:r w:rsidRPr="009A7F25">
        <w:rPr>
          <w:rFonts w:ascii="宋体" w:hAnsi="宋体"/>
          <w:b/>
          <w:bCs/>
          <w:sz w:val="32"/>
          <w:szCs w:val="32"/>
        </w:rPr>
        <w:t xml:space="preserve"> </w:t>
      </w:r>
      <w:r w:rsidRPr="00434D36">
        <w:rPr>
          <w:rFonts w:hint="eastAsia"/>
          <w:b/>
          <w:bCs/>
          <w:sz w:val="32"/>
          <w:szCs w:val="32"/>
        </w:rPr>
        <w:t>Fu</w:t>
      </w:r>
      <w:r w:rsidRPr="009A7F25">
        <w:rPr>
          <w:rFonts w:ascii="宋体" w:hAnsi="宋体"/>
          <w:b/>
          <w:bCs/>
          <w:sz w:val="32"/>
          <w:szCs w:val="32"/>
        </w:rPr>
        <w:t xml:space="preserve"> </w:t>
      </w:r>
      <w:proofErr w:type="spellStart"/>
      <w:r w:rsidRPr="00434D36">
        <w:rPr>
          <w:rFonts w:hint="eastAsia"/>
          <w:b/>
          <w:bCs/>
          <w:sz w:val="32"/>
          <w:szCs w:val="32"/>
        </w:rPr>
        <w:t>guo</w:t>
      </w:r>
      <w:proofErr w:type="spellEnd"/>
    </w:p>
    <w:p w14:paraId="354D859C" w14:textId="7A0B8B35"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27E872C8" w14:textId="1B882652"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5132CC17" w14:textId="24CC5FF4"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4F89E610" w14:textId="784BC628"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0DFDDE47" w14:textId="5F44F314"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53B87A72" w14:textId="673E4CB7"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5C11F87F" w14:textId="38770F2E"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4A8E38E5" w14:textId="4D297338"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015EFD60" w14:textId="77777777" w:rsidR="009B497A" w:rsidRPr="009A7F25" w:rsidRDefault="009B497A" w:rsidP="009E6A58">
      <w:pPr>
        <w:adjustRightInd w:val="0"/>
        <w:snapToGrid w:val="0"/>
        <w:spacing w:afterLines="200" w:after="480" w:line="300" w:lineRule="auto"/>
        <w:jc w:val="center"/>
        <w:rPr>
          <w:rFonts w:ascii="宋体" w:hAnsi="宋体"/>
          <w:b/>
          <w:bCs/>
          <w:sz w:val="32"/>
          <w:szCs w:val="32"/>
        </w:rPr>
        <w:sectPr w:rsidR="009B497A" w:rsidRPr="009A7F25" w:rsidSect="00E64D00">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noEndnote/>
          <w:docGrid w:linePitch="312"/>
        </w:sectPr>
      </w:pPr>
      <w:r w:rsidRPr="00434D36">
        <w:rPr>
          <w:b/>
          <w:bCs/>
          <w:sz w:val="32"/>
          <w:szCs w:val="32"/>
        </w:rPr>
        <w:t>2020</w:t>
      </w:r>
      <w:r w:rsidRPr="009A7F25">
        <w:rPr>
          <w:rFonts w:ascii="宋体" w:hAnsi="宋体"/>
          <w:b/>
          <w:bCs/>
          <w:sz w:val="32"/>
          <w:szCs w:val="32"/>
        </w:rPr>
        <w:t>年</w:t>
      </w:r>
      <w:r w:rsidRPr="00434D36">
        <w:rPr>
          <w:b/>
          <w:bCs/>
          <w:sz w:val="32"/>
          <w:szCs w:val="32"/>
        </w:rPr>
        <w:t>2</w:t>
      </w:r>
      <w:r w:rsidRPr="009A7F25">
        <w:rPr>
          <w:rFonts w:ascii="宋体" w:hAnsi="宋体"/>
          <w:b/>
          <w:bCs/>
          <w:sz w:val="32"/>
          <w:szCs w:val="32"/>
        </w:rPr>
        <w:t>月</w:t>
      </w:r>
      <w:r w:rsidRPr="00434D36">
        <w:rPr>
          <w:b/>
          <w:bCs/>
          <w:sz w:val="32"/>
          <w:szCs w:val="32"/>
        </w:rPr>
        <w:t>27</w:t>
      </w:r>
      <w:r w:rsidRPr="009A7F25">
        <w:rPr>
          <w:rFonts w:ascii="宋体" w:hAnsi="宋体"/>
          <w:b/>
          <w:bCs/>
          <w:sz w:val="32"/>
          <w:szCs w:val="32"/>
        </w:rPr>
        <w:t>日</w:t>
      </w:r>
    </w:p>
    <w:p w14:paraId="2435561B" w14:textId="766E3FF8" w:rsidR="009B497A" w:rsidRDefault="009E6A58" w:rsidP="000E6546">
      <w:pPr>
        <w:adjustRightInd w:val="0"/>
        <w:snapToGrid w:val="0"/>
        <w:spacing w:beforeLines="100" w:before="240" w:afterLines="100" w:after="240" w:line="300" w:lineRule="auto"/>
        <w:jc w:val="center"/>
        <w:outlineLvl w:val="0"/>
        <w:rPr>
          <w:rFonts w:ascii="宋体" w:hAnsi="宋体"/>
          <w:b/>
          <w:bCs/>
          <w:sz w:val="36"/>
          <w:szCs w:val="36"/>
        </w:rPr>
      </w:pPr>
      <w:bookmarkStart w:id="1" w:name="_Toc35548979"/>
      <w:r w:rsidRPr="009E6A58">
        <w:rPr>
          <w:rFonts w:ascii="宋体" w:hAnsi="宋体" w:hint="eastAsia"/>
          <w:b/>
          <w:bCs/>
          <w:sz w:val="36"/>
          <w:szCs w:val="36"/>
        </w:rPr>
        <w:lastRenderedPageBreak/>
        <w:t xml:space="preserve">摘 </w:t>
      </w:r>
      <w:r w:rsidRPr="009E6A58">
        <w:rPr>
          <w:rFonts w:ascii="宋体" w:hAnsi="宋体"/>
          <w:b/>
          <w:bCs/>
          <w:sz w:val="36"/>
          <w:szCs w:val="36"/>
        </w:rPr>
        <w:t xml:space="preserve"> </w:t>
      </w:r>
      <w:commentRangeStart w:id="2"/>
      <w:r w:rsidRPr="009E6A58">
        <w:rPr>
          <w:rFonts w:ascii="宋体" w:hAnsi="宋体" w:hint="eastAsia"/>
          <w:b/>
          <w:bCs/>
          <w:sz w:val="36"/>
          <w:szCs w:val="36"/>
        </w:rPr>
        <w:t>要</w:t>
      </w:r>
      <w:bookmarkEnd w:id="1"/>
      <w:commentRangeEnd w:id="2"/>
      <w:r w:rsidR="00927750">
        <w:rPr>
          <w:rStyle w:val="af"/>
        </w:rPr>
        <w:commentReference w:id="2"/>
      </w:r>
    </w:p>
    <w:p w14:paraId="7E99153C" w14:textId="4A594E8A" w:rsidR="009E6A58" w:rsidRDefault="009E6A58" w:rsidP="000C59DB">
      <w:pPr>
        <w:adjustRightInd w:val="0"/>
        <w:snapToGrid w:val="0"/>
        <w:spacing w:line="300" w:lineRule="auto"/>
        <w:ind w:firstLineChars="200" w:firstLine="480"/>
        <w:jc w:val="left"/>
        <w:rPr>
          <w:rFonts w:ascii="宋体" w:hAnsi="宋体"/>
          <w:sz w:val="24"/>
        </w:rPr>
      </w:pPr>
      <w:r w:rsidRPr="009E6A58">
        <w:rPr>
          <w:rFonts w:ascii="宋体" w:hAnsi="宋体" w:hint="eastAsia"/>
          <w:sz w:val="24"/>
        </w:rPr>
        <w:t>现代社会是基于</w:t>
      </w:r>
      <w:r w:rsidR="000C59DB">
        <w:rPr>
          <w:rFonts w:ascii="宋体" w:hAnsi="宋体" w:hint="eastAsia"/>
          <w:sz w:val="24"/>
        </w:rPr>
        <w:t>是互联网的时代，是基于人工智能的时代，从</w:t>
      </w:r>
      <w:proofErr w:type="gramStart"/>
      <w:r w:rsidR="000C59DB">
        <w:rPr>
          <w:rFonts w:ascii="宋体" w:hAnsi="宋体" w:hint="eastAsia"/>
          <w:sz w:val="24"/>
        </w:rPr>
        <w:t>当前物</w:t>
      </w:r>
      <w:proofErr w:type="gramEnd"/>
      <w:r w:rsidR="000C59DB">
        <w:rPr>
          <w:rFonts w:ascii="宋体" w:hAnsi="宋体" w:hint="eastAsia"/>
          <w:sz w:val="24"/>
        </w:rPr>
        <w:t>联网横行的社会潮流来看，探讨万物互联，顺应时代发展的规律，这是一个永恒不变的话题。从国际视角出发，人们生活水平普遍提高，汽车已经成为了家家户户必不可少的</w:t>
      </w:r>
      <w:r w:rsidR="003224EE">
        <w:rPr>
          <w:rFonts w:ascii="宋体" w:hAnsi="宋体" w:hint="eastAsia"/>
          <w:sz w:val="24"/>
        </w:rPr>
        <w:t>交通出行工具，各国关于驾车出行都有各种各样的条例，以我国最为典型，无证不可上路，是我国公民必须遵守的法律条例。</w:t>
      </w:r>
    </w:p>
    <w:p w14:paraId="5F26E816" w14:textId="1BC9B131" w:rsidR="003224EE" w:rsidRDefault="003224EE" w:rsidP="000C59DB">
      <w:pPr>
        <w:adjustRightInd w:val="0"/>
        <w:snapToGrid w:val="0"/>
        <w:spacing w:line="300" w:lineRule="auto"/>
        <w:ind w:firstLineChars="200" w:firstLine="480"/>
        <w:jc w:val="left"/>
        <w:rPr>
          <w:rFonts w:ascii="宋体" w:hAnsi="宋体"/>
          <w:sz w:val="24"/>
        </w:rPr>
      </w:pPr>
      <w:r>
        <w:rPr>
          <w:rFonts w:ascii="宋体" w:hAnsi="宋体" w:hint="eastAsia"/>
          <w:sz w:val="24"/>
        </w:rPr>
        <w:t>驾照已经成为了我们人生中必不可少的</w:t>
      </w:r>
      <w:r w:rsidR="00CB1E43">
        <w:rPr>
          <w:rFonts w:ascii="宋体" w:hAnsi="宋体" w:hint="eastAsia"/>
          <w:sz w:val="24"/>
        </w:rPr>
        <w:t>证件之一，是证明我们安全出行的保证，现代社会，驾校遍布，种类繁多，业务杂乱，随着“考证”人数的越来越多，驾校的人员管理越来越乱，经常出现了遗失学员档案，练车预约不到，教练车闲置等现象，现在网络通信技术的发展，以及物联网潮流的推进，各个驾校的管理方式越来越简单，随之而来的是学员档案的自动化管理，练车时间的自动化分配，练车时间自动定位打卡计时，智能调配等。目前流向的驾校管理系统还存在很多问题，例如</w:t>
      </w:r>
      <w:r w:rsidR="00757C9D">
        <w:rPr>
          <w:rFonts w:ascii="宋体" w:hAnsi="宋体" w:hint="eastAsia"/>
          <w:sz w:val="24"/>
        </w:rPr>
        <w:t>预约练车系统容易崩溃、页面卡死，打卡定位计时不准确，学员信息存储不够安全，系统可维护性</w:t>
      </w:r>
      <w:proofErr w:type="gramStart"/>
      <w:r w:rsidR="00757C9D">
        <w:rPr>
          <w:rFonts w:ascii="宋体" w:hAnsi="宋体" w:hint="eastAsia"/>
          <w:sz w:val="24"/>
        </w:rPr>
        <w:t>不</w:t>
      </w:r>
      <w:proofErr w:type="gramEnd"/>
      <w:r w:rsidR="00757C9D">
        <w:rPr>
          <w:rFonts w:ascii="宋体" w:hAnsi="宋体" w:hint="eastAsia"/>
          <w:sz w:val="24"/>
        </w:rPr>
        <w:t>高等，仅仅依靠</w:t>
      </w:r>
      <w:r w:rsidR="00757C9D" w:rsidRPr="00434D36">
        <w:rPr>
          <w:rFonts w:hint="eastAsia"/>
          <w:sz w:val="24"/>
        </w:rPr>
        <w:t>Web</w:t>
      </w:r>
      <w:r w:rsidR="00757C9D">
        <w:rPr>
          <w:rFonts w:ascii="宋体" w:hAnsi="宋体" w:hint="eastAsia"/>
          <w:sz w:val="24"/>
        </w:rPr>
        <w:t>端单一的管理方式，很难均衡。</w:t>
      </w:r>
    </w:p>
    <w:p w14:paraId="239F60F8" w14:textId="5139773D" w:rsidR="00757C9D" w:rsidRDefault="00757C9D" w:rsidP="000C59DB">
      <w:pPr>
        <w:adjustRightInd w:val="0"/>
        <w:snapToGrid w:val="0"/>
        <w:spacing w:line="300" w:lineRule="auto"/>
        <w:ind w:firstLineChars="200" w:firstLine="480"/>
        <w:jc w:val="left"/>
        <w:rPr>
          <w:rFonts w:ascii="宋体" w:hAnsi="宋体"/>
          <w:sz w:val="24"/>
        </w:rPr>
      </w:pPr>
      <w:r>
        <w:rPr>
          <w:rFonts w:ascii="宋体" w:hAnsi="宋体" w:hint="eastAsia"/>
          <w:sz w:val="24"/>
        </w:rPr>
        <w:t>论文首先对驾校管理系统的研究背景进行了论述，然后对市面上已有系统的技术进行了研究，并结合社会现状进行了分析，在此基础上构思了本文概述的系统设计，考虑到了已有系统在稳定性、可拓展性上的缺点，并对设计成果做了展望。</w:t>
      </w:r>
    </w:p>
    <w:p w14:paraId="24A04225" w14:textId="4F0CC3B4" w:rsidR="00757C9D" w:rsidRDefault="00757C9D" w:rsidP="000C59DB">
      <w:pPr>
        <w:adjustRightInd w:val="0"/>
        <w:snapToGrid w:val="0"/>
        <w:spacing w:line="300" w:lineRule="auto"/>
        <w:ind w:firstLineChars="200" w:firstLine="480"/>
        <w:jc w:val="left"/>
        <w:rPr>
          <w:rFonts w:ascii="宋体" w:hAnsi="宋体"/>
          <w:sz w:val="24"/>
        </w:rPr>
      </w:pPr>
      <w:r>
        <w:rPr>
          <w:rFonts w:ascii="宋体" w:hAnsi="宋体" w:hint="eastAsia"/>
          <w:sz w:val="24"/>
        </w:rPr>
        <w:t>论文基于物联网平台与</w:t>
      </w:r>
      <w:r w:rsidRPr="00434D36">
        <w:rPr>
          <w:rFonts w:hint="eastAsia"/>
          <w:sz w:val="24"/>
        </w:rPr>
        <w:t>B</w:t>
      </w:r>
      <w:r>
        <w:rPr>
          <w:rFonts w:ascii="宋体" w:hAnsi="宋体" w:hint="eastAsia"/>
          <w:sz w:val="24"/>
        </w:rPr>
        <w:t>/</w:t>
      </w:r>
      <w:r w:rsidRPr="00434D36">
        <w:rPr>
          <w:rFonts w:hint="eastAsia"/>
          <w:sz w:val="24"/>
        </w:rPr>
        <w:t>S</w:t>
      </w:r>
      <w:r>
        <w:rPr>
          <w:rFonts w:ascii="宋体" w:hAnsi="宋体" w:hint="eastAsia"/>
          <w:sz w:val="24"/>
        </w:rPr>
        <w:t>架构相结合设计了管理系统，有效降低了</w:t>
      </w:r>
      <w:r w:rsidR="001F60ED">
        <w:rPr>
          <w:rFonts w:ascii="宋体" w:hAnsi="宋体" w:hint="eastAsia"/>
          <w:sz w:val="24"/>
        </w:rPr>
        <w:t>驾校人车不能互联的弊端，同时基于</w:t>
      </w:r>
      <w:r w:rsidR="001F60ED" w:rsidRPr="00434D36">
        <w:rPr>
          <w:rFonts w:hint="eastAsia"/>
          <w:sz w:val="24"/>
        </w:rPr>
        <w:t>STM32</w:t>
      </w:r>
      <w:r w:rsidR="001F60ED">
        <w:rPr>
          <w:rFonts w:ascii="宋体" w:hAnsi="宋体" w:hint="eastAsia"/>
          <w:sz w:val="24"/>
        </w:rPr>
        <w:t>开发板，通过</w:t>
      </w:r>
      <w:r w:rsidR="001F60ED" w:rsidRPr="00434D36">
        <w:rPr>
          <w:rFonts w:hint="eastAsia"/>
          <w:sz w:val="24"/>
        </w:rPr>
        <w:t>FTID</w:t>
      </w:r>
      <w:r w:rsidR="001F60ED">
        <w:rPr>
          <w:rFonts w:ascii="宋体" w:hAnsi="宋体" w:hint="eastAsia"/>
          <w:sz w:val="24"/>
        </w:rPr>
        <w:t>技术实现了练车打卡，考勤录入等功能，</w:t>
      </w:r>
      <w:r w:rsidR="001F60ED" w:rsidRPr="00434D36">
        <w:rPr>
          <w:rFonts w:hint="eastAsia"/>
          <w:sz w:val="24"/>
        </w:rPr>
        <w:t>RFID</w:t>
      </w:r>
      <w:r w:rsidR="001F60ED">
        <w:rPr>
          <w:rFonts w:ascii="宋体" w:hAnsi="宋体" w:hint="eastAsia"/>
          <w:sz w:val="24"/>
        </w:rPr>
        <w:t>技术具有非接触性特点，在考勤过程中具，有唯一性的特点，加上一些数据的分析处理，可以提升集中统一化管理的效率，同时有效避免了学员</w:t>
      </w:r>
      <w:proofErr w:type="gramStart"/>
      <w:r w:rsidR="001F60ED">
        <w:rPr>
          <w:rFonts w:ascii="宋体" w:hAnsi="宋体" w:hint="eastAsia"/>
          <w:sz w:val="24"/>
        </w:rPr>
        <w:t>间因为</w:t>
      </w:r>
      <w:proofErr w:type="gramEnd"/>
      <w:r w:rsidR="001F60ED">
        <w:rPr>
          <w:rFonts w:ascii="宋体" w:hAnsi="宋体" w:hint="eastAsia"/>
          <w:sz w:val="24"/>
        </w:rPr>
        <w:t>练车时间冲突的问题。本系统在驾校智能一体化管理方面</w:t>
      </w:r>
      <w:r w:rsidR="005F0A42">
        <w:rPr>
          <w:rFonts w:ascii="宋体" w:hAnsi="宋体" w:hint="eastAsia"/>
          <w:sz w:val="24"/>
        </w:rPr>
        <w:t>具体明显性的作用，由于物联网范畴强大，可根据需要随时做软硬件结合的拓展。</w:t>
      </w:r>
    </w:p>
    <w:p w14:paraId="37BCA4D6" w14:textId="735F3175" w:rsidR="005F0A42" w:rsidRDefault="005F0A42" w:rsidP="000E6546">
      <w:pPr>
        <w:adjustRightInd w:val="0"/>
        <w:snapToGrid w:val="0"/>
        <w:spacing w:beforeLines="100" w:before="240" w:line="300" w:lineRule="auto"/>
        <w:ind w:firstLineChars="200" w:firstLine="723"/>
        <w:jc w:val="left"/>
        <w:outlineLvl w:val="0"/>
        <w:rPr>
          <w:rFonts w:ascii="宋体" w:hAnsi="宋体"/>
          <w:sz w:val="24"/>
        </w:rPr>
      </w:pPr>
      <w:bookmarkStart w:id="3" w:name="_Toc35548980"/>
      <w:r w:rsidRPr="005F0A42">
        <w:rPr>
          <w:rFonts w:ascii="宋体" w:hAnsi="宋体" w:hint="eastAsia"/>
          <w:b/>
          <w:bCs/>
          <w:sz w:val="36"/>
          <w:szCs w:val="36"/>
        </w:rPr>
        <w:t>关键词：</w:t>
      </w:r>
      <w:r w:rsidR="00CC3BF0">
        <w:rPr>
          <w:rFonts w:ascii="宋体" w:hAnsi="宋体" w:hint="eastAsia"/>
          <w:sz w:val="24"/>
        </w:rPr>
        <w:t>物联网；</w:t>
      </w:r>
      <w:r w:rsidRPr="00434D36">
        <w:rPr>
          <w:rFonts w:hint="eastAsia"/>
          <w:sz w:val="24"/>
        </w:rPr>
        <w:t>STM</w:t>
      </w:r>
      <w:r w:rsidRPr="00434D36">
        <w:rPr>
          <w:sz w:val="24"/>
        </w:rPr>
        <w:t>32</w:t>
      </w:r>
      <w:r>
        <w:rPr>
          <w:rFonts w:ascii="宋体" w:hAnsi="宋体" w:hint="eastAsia"/>
          <w:sz w:val="24"/>
        </w:rPr>
        <w:t>；</w:t>
      </w:r>
      <w:r w:rsidRPr="00434D36">
        <w:rPr>
          <w:rFonts w:hint="eastAsia"/>
          <w:sz w:val="24"/>
        </w:rPr>
        <w:t>B</w:t>
      </w:r>
      <w:r>
        <w:rPr>
          <w:rFonts w:ascii="宋体" w:hAnsi="宋体" w:hint="eastAsia"/>
          <w:sz w:val="24"/>
        </w:rPr>
        <w:t>/</w:t>
      </w:r>
      <w:r w:rsidRPr="00434D36">
        <w:rPr>
          <w:rFonts w:hint="eastAsia"/>
          <w:sz w:val="24"/>
        </w:rPr>
        <w:t>S</w:t>
      </w:r>
      <w:r>
        <w:rPr>
          <w:rFonts w:ascii="宋体" w:hAnsi="宋体" w:hint="eastAsia"/>
          <w:sz w:val="24"/>
        </w:rPr>
        <w:t>；驾校管理；</w:t>
      </w:r>
      <w:r w:rsidRPr="00434D36">
        <w:rPr>
          <w:rFonts w:hint="eastAsia"/>
          <w:sz w:val="24"/>
        </w:rPr>
        <w:t>Web</w:t>
      </w:r>
      <w:r>
        <w:rPr>
          <w:rFonts w:ascii="宋体" w:hAnsi="宋体" w:hint="eastAsia"/>
          <w:sz w:val="24"/>
        </w:rPr>
        <w:t>；</w:t>
      </w:r>
      <w:r w:rsidRPr="00434D36">
        <w:rPr>
          <w:rFonts w:hint="eastAsia"/>
          <w:sz w:val="24"/>
        </w:rPr>
        <w:t>RFID</w:t>
      </w:r>
      <w:bookmarkEnd w:id="3"/>
    </w:p>
    <w:p w14:paraId="1623A3A4" w14:textId="6C23895C" w:rsidR="005F0A42" w:rsidRDefault="00927750" w:rsidP="000E6546">
      <w:pPr>
        <w:adjustRightInd w:val="0"/>
        <w:snapToGrid w:val="0"/>
        <w:spacing w:beforeLines="100" w:before="240" w:afterLines="100" w:after="240" w:line="300" w:lineRule="auto"/>
        <w:jc w:val="center"/>
        <w:outlineLvl w:val="0"/>
        <w:rPr>
          <w:b/>
          <w:bCs/>
          <w:sz w:val="36"/>
          <w:szCs w:val="36"/>
        </w:rPr>
      </w:pPr>
      <w:bookmarkStart w:id="4" w:name="_Toc35548981"/>
      <w:ins w:id="5" w:author="lff" w:date="2020-03-20T11:17:00Z">
        <w:r>
          <w:rPr>
            <w:b/>
            <w:bCs/>
            <w:sz w:val="36"/>
            <w:szCs w:val="36"/>
          </w:rPr>
          <w:br w:type="page"/>
        </w:r>
      </w:ins>
      <w:r w:rsidR="005F0A42" w:rsidRPr="00434D36">
        <w:rPr>
          <w:b/>
          <w:bCs/>
          <w:sz w:val="36"/>
          <w:szCs w:val="36"/>
        </w:rPr>
        <w:lastRenderedPageBreak/>
        <w:t>Abstract</w:t>
      </w:r>
      <w:bookmarkEnd w:id="4"/>
    </w:p>
    <w:p w14:paraId="0ADA18B9" w14:textId="77777777" w:rsidR="005F0A42" w:rsidRPr="005F0A42" w:rsidRDefault="005F0A42" w:rsidP="006200F7">
      <w:pPr>
        <w:adjustRightInd w:val="0"/>
        <w:snapToGrid w:val="0"/>
        <w:spacing w:line="300" w:lineRule="auto"/>
        <w:ind w:firstLineChars="200" w:firstLine="480"/>
        <w:rPr>
          <w:sz w:val="24"/>
        </w:rPr>
      </w:pPr>
      <w:r w:rsidRPr="00434D36">
        <w:rPr>
          <w:sz w:val="24"/>
        </w:rPr>
        <w:t>Modern</w:t>
      </w:r>
      <w:r w:rsidRPr="005F0A42">
        <w:rPr>
          <w:sz w:val="24"/>
        </w:rPr>
        <w:t xml:space="preserve"> </w:t>
      </w:r>
      <w:r w:rsidRPr="00434D36">
        <w:rPr>
          <w:sz w:val="24"/>
        </w:rPr>
        <w:t>society</w:t>
      </w:r>
      <w:r w:rsidRPr="005F0A42">
        <w:rPr>
          <w:sz w:val="24"/>
        </w:rPr>
        <w:t xml:space="preserve"> </w:t>
      </w:r>
      <w:r w:rsidRPr="00434D36">
        <w:rPr>
          <w:sz w:val="24"/>
        </w:rPr>
        <w:t>is</w:t>
      </w:r>
      <w:r w:rsidRPr="005F0A42">
        <w:rPr>
          <w:sz w:val="24"/>
        </w:rPr>
        <w:t xml:space="preserve"> </w:t>
      </w:r>
      <w:r w:rsidRPr="00434D36">
        <w:rPr>
          <w:sz w:val="24"/>
        </w:rPr>
        <w:t>based</w:t>
      </w:r>
      <w:r w:rsidRPr="005F0A42">
        <w:rPr>
          <w:sz w:val="24"/>
        </w:rPr>
        <w:t xml:space="preserve"> </w:t>
      </w:r>
      <w:r w:rsidRPr="00434D36">
        <w:rPr>
          <w:sz w:val="24"/>
        </w:rPr>
        <w:t>on</w:t>
      </w:r>
      <w:r w:rsidRPr="005F0A42">
        <w:rPr>
          <w:sz w:val="24"/>
        </w:rPr>
        <w:t xml:space="preserve"> </w:t>
      </w:r>
      <w:r w:rsidRPr="00434D36">
        <w:rPr>
          <w:sz w:val="24"/>
        </w:rPr>
        <w:t>the</w:t>
      </w:r>
      <w:r w:rsidRPr="005F0A42">
        <w:rPr>
          <w:sz w:val="24"/>
        </w:rPr>
        <w:t xml:space="preserve"> </w:t>
      </w:r>
      <w:r w:rsidRPr="00434D36">
        <w:rPr>
          <w:sz w:val="24"/>
        </w:rPr>
        <w:t>era</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Internet</w:t>
      </w:r>
      <w:r w:rsidRPr="005F0A42">
        <w:rPr>
          <w:sz w:val="24"/>
        </w:rPr>
        <w:t xml:space="preserve"> </w:t>
      </w:r>
      <w:r w:rsidRPr="00434D36">
        <w:rPr>
          <w:sz w:val="24"/>
        </w:rPr>
        <w:t>and</w:t>
      </w:r>
      <w:r w:rsidRPr="005F0A42">
        <w:rPr>
          <w:sz w:val="24"/>
        </w:rPr>
        <w:t xml:space="preserve"> </w:t>
      </w:r>
      <w:r w:rsidRPr="00434D36">
        <w:rPr>
          <w:sz w:val="24"/>
        </w:rPr>
        <w:t>the</w:t>
      </w:r>
      <w:r w:rsidRPr="005F0A42">
        <w:rPr>
          <w:sz w:val="24"/>
        </w:rPr>
        <w:t xml:space="preserve"> </w:t>
      </w:r>
      <w:r w:rsidRPr="00434D36">
        <w:rPr>
          <w:sz w:val="24"/>
        </w:rPr>
        <w:t>era</w:t>
      </w:r>
      <w:r w:rsidRPr="005F0A42">
        <w:rPr>
          <w:sz w:val="24"/>
        </w:rPr>
        <w:t xml:space="preserve"> </w:t>
      </w:r>
      <w:r w:rsidRPr="00434D36">
        <w:rPr>
          <w:sz w:val="24"/>
        </w:rPr>
        <w:t>of</w:t>
      </w:r>
      <w:r w:rsidRPr="005F0A42">
        <w:rPr>
          <w:sz w:val="24"/>
        </w:rPr>
        <w:t xml:space="preserve"> </w:t>
      </w:r>
      <w:r w:rsidRPr="00434D36">
        <w:rPr>
          <w:sz w:val="24"/>
        </w:rPr>
        <w:t>artificial</w:t>
      </w:r>
      <w:r w:rsidRPr="005F0A42">
        <w:rPr>
          <w:sz w:val="24"/>
        </w:rPr>
        <w:t xml:space="preserve"> </w:t>
      </w:r>
      <w:r w:rsidRPr="00434D36">
        <w:rPr>
          <w:sz w:val="24"/>
        </w:rPr>
        <w:t>intelligence</w:t>
      </w:r>
      <w:r w:rsidRPr="005F0A42">
        <w:rPr>
          <w:sz w:val="24"/>
        </w:rPr>
        <w:t xml:space="preserve">. </w:t>
      </w:r>
      <w:r w:rsidRPr="00434D36">
        <w:rPr>
          <w:sz w:val="24"/>
        </w:rPr>
        <w:t>From</w:t>
      </w:r>
      <w:r w:rsidRPr="005F0A42">
        <w:rPr>
          <w:sz w:val="24"/>
        </w:rPr>
        <w:t xml:space="preserve"> </w:t>
      </w:r>
      <w:r w:rsidRPr="00434D36">
        <w:rPr>
          <w:sz w:val="24"/>
        </w:rPr>
        <w:t>the</w:t>
      </w:r>
      <w:r w:rsidRPr="005F0A42">
        <w:rPr>
          <w:sz w:val="24"/>
        </w:rPr>
        <w:t xml:space="preserve"> </w:t>
      </w:r>
      <w:r w:rsidRPr="00434D36">
        <w:rPr>
          <w:sz w:val="24"/>
        </w:rPr>
        <w:t>current</w:t>
      </w:r>
      <w:r w:rsidRPr="005F0A42">
        <w:rPr>
          <w:sz w:val="24"/>
        </w:rPr>
        <w:t xml:space="preserve"> </w:t>
      </w:r>
      <w:r w:rsidRPr="00434D36">
        <w:rPr>
          <w:sz w:val="24"/>
        </w:rPr>
        <w:t>social</w:t>
      </w:r>
      <w:r w:rsidRPr="005F0A42">
        <w:rPr>
          <w:sz w:val="24"/>
        </w:rPr>
        <w:t xml:space="preserve"> </w:t>
      </w:r>
      <w:r w:rsidRPr="00434D36">
        <w:rPr>
          <w:sz w:val="24"/>
        </w:rPr>
        <w:t>trend</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Internet</w:t>
      </w:r>
      <w:r w:rsidRPr="005F0A42">
        <w:rPr>
          <w:sz w:val="24"/>
        </w:rPr>
        <w:t xml:space="preserve"> </w:t>
      </w:r>
      <w:r w:rsidRPr="00434D36">
        <w:rPr>
          <w:sz w:val="24"/>
        </w:rPr>
        <w:t>of</w:t>
      </w:r>
      <w:r w:rsidRPr="005F0A42">
        <w:rPr>
          <w:sz w:val="24"/>
        </w:rPr>
        <w:t xml:space="preserve"> </w:t>
      </w:r>
      <w:r w:rsidRPr="00434D36">
        <w:rPr>
          <w:sz w:val="24"/>
        </w:rPr>
        <w:t>Things</w:t>
      </w:r>
      <w:r w:rsidRPr="005F0A42">
        <w:rPr>
          <w:sz w:val="24"/>
        </w:rPr>
        <w:t xml:space="preserve">, </w:t>
      </w:r>
      <w:r w:rsidRPr="00434D36">
        <w:rPr>
          <w:sz w:val="24"/>
        </w:rPr>
        <w:t>it</w:t>
      </w:r>
      <w:r w:rsidRPr="005F0A42">
        <w:rPr>
          <w:sz w:val="24"/>
        </w:rPr>
        <w:t xml:space="preserve"> </w:t>
      </w:r>
      <w:r w:rsidRPr="00434D36">
        <w:rPr>
          <w:sz w:val="24"/>
        </w:rPr>
        <w:t>is</w:t>
      </w:r>
      <w:r w:rsidRPr="005F0A42">
        <w:rPr>
          <w:sz w:val="24"/>
        </w:rPr>
        <w:t xml:space="preserve"> </w:t>
      </w:r>
      <w:r w:rsidRPr="00434D36">
        <w:rPr>
          <w:sz w:val="24"/>
        </w:rPr>
        <w:t>an</w:t>
      </w:r>
      <w:r w:rsidRPr="005F0A42">
        <w:rPr>
          <w:sz w:val="24"/>
        </w:rPr>
        <w:t xml:space="preserve"> </w:t>
      </w:r>
      <w:r w:rsidRPr="00434D36">
        <w:rPr>
          <w:sz w:val="24"/>
        </w:rPr>
        <w:t>eternal</w:t>
      </w:r>
      <w:r w:rsidRPr="005F0A42">
        <w:rPr>
          <w:sz w:val="24"/>
        </w:rPr>
        <w:t xml:space="preserve"> </w:t>
      </w:r>
      <w:r w:rsidRPr="00434D36">
        <w:rPr>
          <w:sz w:val="24"/>
        </w:rPr>
        <w:t>topic</w:t>
      </w:r>
      <w:r w:rsidRPr="005F0A42">
        <w:rPr>
          <w:sz w:val="24"/>
        </w:rPr>
        <w:t xml:space="preserve"> </w:t>
      </w:r>
      <w:r w:rsidRPr="00434D36">
        <w:rPr>
          <w:sz w:val="24"/>
        </w:rPr>
        <w:t>to</w:t>
      </w:r>
      <w:r w:rsidRPr="005F0A42">
        <w:rPr>
          <w:sz w:val="24"/>
        </w:rPr>
        <w:t xml:space="preserve"> </w:t>
      </w:r>
      <w:r w:rsidRPr="00434D36">
        <w:rPr>
          <w:sz w:val="24"/>
        </w:rPr>
        <w:t>explore</w:t>
      </w:r>
      <w:r w:rsidRPr="005F0A42">
        <w:rPr>
          <w:sz w:val="24"/>
        </w:rPr>
        <w:t xml:space="preserve"> </w:t>
      </w:r>
      <w:r w:rsidRPr="00434D36">
        <w:rPr>
          <w:sz w:val="24"/>
        </w:rPr>
        <w:t>the</w:t>
      </w:r>
      <w:r w:rsidRPr="005F0A42">
        <w:rPr>
          <w:sz w:val="24"/>
        </w:rPr>
        <w:t xml:space="preserve"> </w:t>
      </w:r>
      <w:r w:rsidRPr="00434D36">
        <w:rPr>
          <w:sz w:val="24"/>
        </w:rPr>
        <w:t>interconnection</w:t>
      </w:r>
      <w:r w:rsidRPr="005F0A42">
        <w:rPr>
          <w:sz w:val="24"/>
        </w:rPr>
        <w:t xml:space="preserve"> </w:t>
      </w:r>
      <w:r w:rsidRPr="00434D36">
        <w:rPr>
          <w:sz w:val="24"/>
        </w:rPr>
        <w:t>of</w:t>
      </w:r>
      <w:r w:rsidRPr="005F0A42">
        <w:rPr>
          <w:sz w:val="24"/>
        </w:rPr>
        <w:t xml:space="preserve"> </w:t>
      </w:r>
      <w:r w:rsidRPr="00434D36">
        <w:rPr>
          <w:sz w:val="24"/>
        </w:rPr>
        <w:t>all</w:t>
      </w:r>
      <w:r w:rsidRPr="005F0A42">
        <w:rPr>
          <w:sz w:val="24"/>
        </w:rPr>
        <w:t xml:space="preserve"> </w:t>
      </w:r>
      <w:r w:rsidRPr="00434D36">
        <w:rPr>
          <w:sz w:val="24"/>
        </w:rPr>
        <w:t>things</w:t>
      </w:r>
      <w:r w:rsidRPr="005F0A42">
        <w:rPr>
          <w:sz w:val="24"/>
        </w:rPr>
        <w:t xml:space="preserve"> </w:t>
      </w:r>
      <w:r w:rsidRPr="00434D36">
        <w:rPr>
          <w:sz w:val="24"/>
        </w:rPr>
        <w:t>and</w:t>
      </w:r>
      <w:r w:rsidRPr="005F0A42">
        <w:rPr>
          <w:sz w:val="24"/>
        </w:rPr>
        <w:t xml:space="preserve"> </w:t>
      </w:r>
      <w:r w:rsidRPr="00434D36">
        <w:rPr>
          <w:sz w:val="24"/>
        </w:rPr>
        <w:t>conform</w:t>
      </w:r>
      <w:r w:rsidRPr="005F0A42">
        <w:rPr>
          <w:sz w:val="24"/>
        </w:rPr>
        <w:t xml:space="preserve"> </w:t>
      </w:r>
      <w:r w:rsidRPr="00434D36">
        <w:rPr>
          <w:sz w:val="24"/>
        </w:rPr>
        <w:t>to</w:t>
      </w:r>
      <w:r w:rsidRPr="005F0A42">
        <w:rPr>
          <w:sz w:val="24"/>
        </w:rPr>
        <w:t xml:space="preserve"> </w:t>
      </w:r>
      <w:r w:rsidRPr="00434D36">
        <w:rPr>
          <w:sz w:val="24"/>
        </w:rPr>
        <w:t>the</w:t>
      </w:r>
      <w:r w:rsidRPr="005F0A42">
        <w:rPr>
          <w:sz w:val="24"/>
        </w:rPr>
        <w:t xml:space="preserve"> </w:t>
      </w:r>
      <w:r w:rsidRPr="00434D36">
        <w:rPr>
          <w:sz w:val="24"/>
        </w:rPr>
        <w:t>rules</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development</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times</w:t>
      </w:r>
      <w:r w:rsidRPr="005F0A42">
        <w:rPr>
          <w:sz w:val="24"/>
        </w:rPr>
        <w:t xml:space="preserve">. </w:t>
      </w:r>
      <w:r w:rsidRPr="00434D36">
        <w:rPr>
          <w:sz w:val="24"/>
        </w:rPr>
        <w:t>From</w:t>
      </w:r>
      <w:r w:rsidRPr="005F0A42">
        <w:rPr>
          <w:sz w:val="24"/>
        </w:rPr>
        <w:t xml:space="preserve"> </w:t>
      </w:r>
      <w:r w:rsidRPr="00434D36">
        <w:rPr>
          <w:sz w:val="24"/>
        </w:rPr>
        <w:t>an</w:t>
      </w:r>
      <w:r w:rsidRPr="005F0A42">
        <w:rPr>
          <w:sz w:val="24"/>
        </w:rPr>
        <w:t xml:space="preserve"> </w:t>
      </w:r>
      <w:r w:rsidRPr="00434D36">
        <w:rPr>
          <w:sz w:val="24"/>
        </w:rPr>
        <w:t>international</w:t>
      </w:r>
      <w:r w:rsidRPr="005F0A42">
        <w:rPr>
          <w:sz w:val="24"/>
        </w:rPr>
        <w:t xml:space="preserve"> </w:t>
      </w:r>
      <w:r w:rsidRPr="00434D36">
        <w:rPr>
          <w:sz w:val="24"/>
        </w:rPr>
        <w:t>perspective</w:t>
      </w:r>
      <w:r w:rsidRPr="005F0A42">
        <w:rPr>
          <w:sz w:val="24"/>
        </w:rPr>
        <w:t xml:space="preserve">, </w:t>
      </w:r>
      <w:r w:rsidRPr="00434D36">
        <w:rPr>
          <w:sz w:val="24"/>
        </w:rPr>
        <w:t>people</w:t>
      </w:r>
      <w:r w:rsidRPr="005F0A42">
        <w:rPr>
          <w:sz w:val="24"/>
        </w:rPr>
        <w:t xml:space="preserve"> ’</w:t>
      </w:r>
      <w:r w:rsidRPr="00434D36">
        <w:rPr>
          <w:sz w:val="24"/>
        </w:rPr>
        <w:t>s</w:t>
      </w:r>
      <w:r w:rsidRPr="005F0A42">
        <w:rPr>
          <w:sz w:val="24"/>
        </w:rPr>
        <w:t xml:space="preserve"> </w:t>
      </w:r>
      <w:r w:rsidRPr="00434D36">
        <w:rPr>
          <w:sz w:val="24"/>
        </w:rPr>
        <w:t>living</w:t>
      </w:r>
      <w:r w:rsidRPr="005F0A42">
        <w:rPr>
          <w:sz w:val="24"/>
        </w:rPr>
        <w:t xml:space="preserve"> </w:t>
      </w:r>
      <w:r w:rsidRPr="00434D36">
        <w:rPr>
          <w:sz w:val="24"/>
        </w:rPr>
        <w:t>standards</w:t>
      </w:r>
      <w:r w:rsidRPr="005F0A42">
        <w:rPr>
          <w:sz w:val="24"/>
        </w:rPr>
        <w:t xml:space="preserve"> </w:t>
      </w:r>
      <w:r w:rsidRPr="00434D36">
        <w:rPr>
          <w:sz w:val="24"/>
        </w:rPr>
        <w:t>have</w:t>
      </w:r>
      <w:r w:rsidRPr="005F0A42">
        <w:rPr>
          <w:sz w:val="24"/>
        </w:rPr>
        <w:t xml:space="preserve"> </w:t>
      </w:r>
      <w:r w:rsidRPr="00434D36">
        <w:rPr>
          <w:sz w:val="24"/>
        </w:rPr>
        <w:t>generally</w:t>
      </w:r>
      <w:r w:rsidRPr="005F0A42">
        <w:rPr>
          <w:sz w:val="24"/>
        </w:rPr>
        <w:t xml:space="preserve"> </w:t>
      </w:r>
      <w:r w:rsidRPr="00434D36">
        <w:rPr>
          <w:sz w:val="24"/>
        </w:rPr>
        <w:t>improved</w:t>
      </w:r>
      <w:r w:rsidRPr="005F0A42">
        <w:rPr>
          <w:sz w:val="24"/>
        </w:rPr>
        <w:t xml:space="preserve">. </w:t>
      </w:r>
      <w:r w:rsidRPr="00434D36">
        <w:rPr>
          <w:sz w:val="24"/>
        </w:rPr>
        <w:t>Automobiles</w:t>
      </w:r>
      <w:r w:rsidRPr="005F0A42">
        <w:rPr>
          <w:sz w:val="24"/>
        </w:rPr>
        <w:t xml:space="preserve"> </w:t>
      </w:r>
      <w:r w:rsidRPr="00434D36">
        <w:rPr>
          <w:sz w:val="24"/>
        </w:rPr>
        <w:t>have</w:t>
      </w:r>
      <w:r w:rsidRPr="005F0A42">
        <w:rPr>
          <w:sz w:val="24"/>
        </w:rPr>
        <w:t xml:space="preserve"> </w:t>
      </w:r>
      <w:r w:rsidRPr="00434D36">
        <w:rPr>
          <w:sz w:val="24"/>
        </w:rPr>
        <w:t>become</w:t>
      </w:r>
      <w:r w:rsidRPr="005F0A42">
        <w:rPr>
          <w:sz w:val="24"/>
        </w:rPr>
        <w:t xml:space="preserve"> </w:t>
      </w:r>
      <w:r w:rsidRPr="00434D36">
        <w:rPr>
          <w:sz w:val="24"/>
        </w:rPr>
        <w:t>an</w:t>
      </w:r>
      <w:r w:rsidRPr="005F0A42">
        <w:rPr>
          <w:sz w:val="24"/>
        </w:rPr>
        <w:t xml:space="preserve"> </w:t>
      </w:r>
      <w:r w:rsidRPr="00434D36">
        <w:rPr>
          <w:sz w:val="24"/>
        </w:rPr>
        <w:t>indispensable</w:t>
      </w:r>
      <w:r w:rsidRPr="005F0A42">
        <w:rPr>
          <w:sz w:val="24"/>
        </w:rPr>
        <w:t xml:space="preserve"> </w:t>
      </w:r>
      <w:r w:rsidRPr="00434D36">
        <w:rPr>
          <w:sz w:val="24"/>
        </w:rPr>
        <w:t>transportation</w:t>
      </w:r>
      <w:r w:rsidRPr="005F0A42">
        <w:rPr>
          <w:sz w:val="24"/>
        </w:rPr>
        <w:t xml:space="preserve"> </w:t>
      </w:r>
      <w:r w:rsidRPr="00434D36">
        <w:rPr>
          <w:sz w:val="24"/>
        </w:rPr>
        <w:t>tool</w:t>
      </w:r>
      <w:r w:rsidRPr="005F0A42">
        <w:rPr>
          <w:sz w:val="24"/>
        </w:rPr>
        <w:t xml:space="preserve"> </w:t>
      </w:r>
      <w:r w:rsidRPr="00434D36">
        <w:rPr>
          <w:sz w:val="24"/>
        </w:rPr>
        <w:t>for</w:t>
      </w:r>
      <w:r w:rsidRPr="005F0A42">
        <w:rPr>
          <w:sz w:val="24"/>
        </w:rPr>
        <w:t xml:space="preserve"> </w:t>
      </w:r>
      <w:r w:rsidRPr="00434D36">
        <w:rPr>
          <w:sz w:val="24"/>
        </w:rPr>
        <w:t>every</w:t>
      </w:r>
      <w:r w:rsidRPr="005F0A42">
        <w:rPr>
          <w:sz w:val="24"/>
        </w:rPr>
        <w:t xml:space="preserve"> </w:t>
      </w:r>
      <w:r w:rsidRPr="00434D36">
        <w:rPr>
          <w:sz w:val="24"/>
        </w:rPr>
        <w:t>household</w:t>
      </w:r>
      <w:r w:rsidRPr="005F0A42">
        <w:rPr>
          <w:sz w:val="24"/>
        </w:rPr>
        <w:t xml:space="preserve">. </w:t>
      </w:r>
      <w:r w:rsidRPr="00434D36">
        <w:rPr>
          <w:sz w:val="24"/>
        </w:rPr>
        <w:t>Various</w:t>
      </w:r>
      <w:r w:rsidRPr="005F0A42">
        <w:rPr>
          <w:sz w:val="24"/>
        </w:rPr>
        <w:t xml:space="preserve"> </w:t>
      </w:r>
      <w:r w:rsidRPr="00434D36">
        <w:rPr>
          <w:sz w:val="24"/>
        </w:rPr>
        <w:t>countries</w:t>
      </w:r>
      <w:r w:rsidRPr="005F0A42">
        <w:rPr>
          <w:sz w:val="24"/>
        </w:rPr>
        <w:t xml:space="preserve"> </w:t>
      </w:r>
      <w:r w:rsidRPr="00434D36">
        <w:rPr>
          <w:sz w:val="24"/>
        </w:rPr>
        <w:t>have</w:t>
      </w:r>
      <w:r w:rsidRPr="005F0A42">
        <w:rPr>
          <w:sz w:val="24"/>
        </w:rPr>
        <w:t xml:space="preserve"> </w:t>
      </w:r>
      <w:r w:rsidRPr="00434D36">
        <w:rPr>
          <w:sz w:val="24"/>
        </w:rPr>
        <w:t>various</w:t>
      </w:r>
      <w:r w:rsidRPr="005F0A42">
        <w:rPr>
          <w:sz w:val="24"/>
        </w:rPr>
        <w:t xml:space="preserve"> </w:t>
      </w:r>
      <w:r w:rsidRPr="00434D36">
        <w:rPr>
          <w:sz w:val="24"/>
        </w:rPr>
        <w:t>regulations</w:t>
      </w:r>
      <w:r w:rsidRPr="005F0A42">
        <w:rPr>
          <w:sz w:val="24"/>
        </w:rPr>
        <w:t xml:space="preserve"> </w:t>
      </w:r>
      <w:r w:rsidRPr="00434D36">
        <w:rPr>
          <w:sz w:val="24"/>
        </w:rPr>
        <w:t>on</w:t>
      </w:r>
      <w:r w:rsidRPr="005F0A42">
        <w:rPr>
          <w:sz w:val="24"/>
        </w:rPr>
        <w:t xml:space="preserve"> </w:t>
      </w:r>
      <w:r w:rsidRPr="00434D36">
        <w:rPr>
          <w:sz w:val="24"/>
        </w:rPr>
        <w:t>driving</w:t>
      </w:r>
      <w:r w:rsidRPr="005F0A42">
        <w:rPr>
          <w:sz w:val="24"/>
        </w:rPr>
        <w:t xml:space="preserve"> </w:t>
      </w:r>
      <w:r w:rsidRPr="00434D36">
        <w:rPr>
          <w:sz w:val="24"/>
        </w:rPr>
        <w:t>and</w:t>
      </w:r>
      <w:r w:rsidRPr="005F0A42">
        <w:rPr>
          <w:sz w:val="24"/>
        </w:rPr>
        <w:t xml:space="preserve"> </w:t>
      </w:r>
      <w:r w:rsidRPr="00434D36">
        <w:rPr>
          <w:sz w:val="24"/>
        </w:rPr>
        <w:t>traveling</w:t>
      </w:r>
      <w:r w:rsidRPr="005F0A42">
        <w:rPr>
          <w:sz w:val="24"/>
        </w:rPr>
        <w:t xml:space="preserve">. </w:t>
      </w:r>
      <w:r w:rsidRPr="00434D36">
        <w:rPr>
          <w:sz w:val="24"/>
        </w:rPr>
        <w:t>The</w:t>
      </w:r>
      <w:r w:rsidRPr="005F0A42">
        <w:rPr>
          <w:sz w:val="24"/>
        </w:rPr>
        <w:t xml:space="preserve"> </w:t>
      </w:r>
      <w:r w:rsidRPr="00434D36">
        <w:rPr>
          <w:sz w:val="24"/>
        </w:rPr>
        <w:t>most</w:t>
      </w:r>
      <w:r w:rsidRPr="005F0A42">
        <w:rPr>
          <w:sz w:val="24"/>
        </w:rPr>
        <w:t xml:space="preserve"> </w:t>
      </w:r>
      <w:r w:rsidRPr="00434D36">
        <w:rPr>
          <w:sz w:val="24"/>
        </w:rPr>
        <w:t>typical</w:t>
      </w:r>
      <w:r w:rsidRPr="005F0A42">
        <w:rPr>
          <w:sz w:val="24"/>
        </w:rPr>
        <w:t xml:space="preserve"> </w:t>
      </w:r>
      <w:r w:rsidRPr="00434D36">
        <w:rPr>
          <w:sz w:val="24"/>
        </w:rPr>
        <w:t>of</w:t>
      </w:r>
      <w:r w:rsidRPr="005F0A42">
        <w:rPr>
          <w:sz w:val="24"/>
        </w:rPr>
        <w:t xml:space="preserve"> </w:t>
      </w:r>
      <w:r w:rsidRPr="00434D36">
        <w:rPr>
          <w:sz w:val="24"/>
        </w:rPr>
        <w:t>our</w:t>
      </w:r>
      <w:r w:rsidRPr="005F0A42">
        <w:rPr>
          <w:sz w:val="24"/>
        </w:rPr>
        <w:t xml:space="preserve"> </w:t>
      </w:r>
      <w:r w:rsidRPr="00434D36">
        <w:rPr>
          <w:sz w:val="24"/>
        </w:rPr>
        <w:t>country</w:t>
      </w:r>
      <w:r w:rsidRPr="005F0A42">
        <w:rPr>
          <w:sz w:val="24"/>
        </w:rPr>
        <w:t xml:space="preserve"> </w:t>
      </w:r>
      <w:r w:rsidRPr="00434D36">
        <w:rPr>
          <w:sz w:val="24"/>
        </w:rPr>
        <w:t>is</w:t>
      </w:r>
      <w:r w:rsidRPr="005F0A42">
        <w:rPr>
          <w:sz w:val="24"/>
        </w:rPr>
        <w:t xml:space="preserve"> </w:t>
      </w:r>
      <w:r w:rsidRPr="00434D36">
        <w:rPr>
          <w:sz w:val="24"/>
        </w:rPr>
        <w:t>the</w:t>
      </w:r>
      <w:r w:rsidRPr="005F0A42">
        <w:rPr>
          <w:sz w:val="24"/>
        </w:rPr>
        <w:t xml:space="preserve"> </w:t>
      </w:r>
      <w:r w:rsidRPr="00434D36">
        <w:rPr>
          <w:sz w:val="24"/>
        </w:rPr>
        <w:t>road</w:t>
      </w:r>
      <w:r w:rsidRPr="005F0A42">
        <w:rPr>
          <w:sz w:val="24"/>
        </w:rPr>
        <w:t xml:space="preserve"> </w:t>
      </w:r>
      <w:r w:rsidRPr="00434D36">
        <w:rPr>
          <w:sz w:val="24"/>
        </w:rPr>
        <w:t>without</w:t>
      </w:r>
      <w:r w:rsidRPr="005F0A42">
        <w:rPr>
          <w:sz w:val="24"/>
        </w:rPr>
        <w:t xml:space="preserve"> </w:t>
      </w:r>
      <w:r w:rsidRPr="00434D36">
        <w:rPr>
          <w:sz w:val="24"/>
        </w:rPr>
        <w:t>a</w:t>
      </w:r>
      <w:r w:rsidRPr="005F0A42">
        <w:rPr>
          <w:sz w:val="24"/>
        </w:rPr>
        <w:t xml:space="preserve"> </w:t>
      </w:r>
      <w:r w:rsidRPr="00434D36">
        <w:rPr>
          <w:sz w:val="24"/>
        </w:rPr>
        <w:t>license</w:t>
      </w:r>
      <w:r w:rsidRPr="005F0A42">
        <w:rPr>
          <w:sz w:val="24"/>
        </w:rPr>
        <w:t xml:space="preserve">. </w:t>
      </w:r>
      <w:r w:rsidRPr="00434D36">
        <w:rPr>
          <w:sz w:val="24"/>
        </w:rPr>
        <w:t>It</w:t>
      </w:r>
      <w:r w:rsidRPr="005F0A42">
        <w:rPr>
          <w:sz w:val="24"/>
        </w:rPr>
        <w:t xml:space="preserve"> </w:t>
      </w:r>
      <w:r w:rsidRPr="00434D36">
        <w:rPr>
          <w:sz w:val="24"/>
        </w:rPr>
        <w:t>is</w:t>
      </w:r>
      <w:r w:rsidRPr="005F0A42">
        <w:rPr>
          <w:sz w:val="24"/>
        </w:rPr>
        <w:t xml:space="preserve"> </w:t>
      </w:r>
      <w:r w:rsidRPr="00434D36">
        <w:rPr>
          <w:sz w:val="24"/>
        </w:rPr>
        <w:t>a</w:t>
      </w:r>
      <w:r w:rsidRPr="005F0A42">
        <w:rPr>
          <w:sz w:val="24"/>
        </w:rPr>
        <w:t xml:space="preserve"> </w:t>
      </w:r>
      <w:r w:rsidRPr="00434D36">
        <w:rPr>
          <w:sz w:val="24"/>
        </w:rPr>
        <w:t>citizen</w:t>
      </w:r>
      <w:r w:rsidRPr="005F0A42">
        <w:rPr>
          <w:sz w:val="24"/>
        </w:rPr>
        <w:t xml:space="preserve"> </w:t>
      </w:r>
      <w:r w:rsidRPr="00434D36">
        <w:rPr>
          <w:sz w:val="24"/>
        </w:rPr>
        <w:t>of</w:t>
      </w:r>
      <w:r w:rsidRPr="005F0A42">
        <w:rPr>
          <w:sz w:val="24"/>
        </w:rPr>
        <w:t xml:space="preserve"> </w:t>
      </w:r>
      <w:r w:rsidRPr="00434D36">
        <w:rPr>
          <w:sz w:val="24"/>
        </w:rPr>
        <w:t>our</w:t>
      </w:r>
      <w:r w:rsidRPr="005F0A42">
        <w:rPr>
          <w:sz w:val="24"/>
        </w:rPr>
        <w:t xml:space="preserve"> </w:t>
      </w:r>
      <w:r w:rsidRPr="00434D36">
        <w:rPr>
          <w:sz w:val="24"/>
        </w:rPr>
        <w:t>country</w:t>
      </w:r>
      <w:r w:rsidRPr="005F0A42">
        <w:rPr>
          <w:sz w:val="24"/>
        </w:rPr>
        <w:t xml:space="preserve">. </w:t>
      </w:r>
      <w:r w:rsidRPr="00434D36">
        <w:rPr>
          <w:sz w:val="24"/>
        </w:rPr>
        <w:t>Laws</w:t>
      </w:r>
      <w:r w:rsidRPr="005F0A42">
        <w:rPr>
          <w:sz w:val="24"/>
        </w:rPr>
        <w:t xml:space="preserve"> </w:t>
      </w:r>
      <w:r w:rsidRPr="00434D36">
        <w:rPr>
          <w:sz w:val="24"/>
        </w:rPr>
        <w:t>and</w:t>
      </w:r>
      <w:r w:rsidRPr="005F0A42">
        <w:rPr>
          <w:sz w:val="24"/>
        </w:rPr>
        <w:t xml:space="preserve"> </w:t>
      </w:r>
      <w:r w:rsidRPr="00434D36">
        <w:rPr>
          <w:sz w:val="24"/>
        </w:rPr>
        <w:t>regulations</w:t>
      </w:r>
      <w:r w:rsidRPr="005F0A42">
        <w:rPr>
          <w:sz w:val="24"/>
        </w:rPr>
        <w:t xml:space="preserve"> </w:t>
      </w:r>
      <w:r w:rsidRPr="00434D36">
        <w:rPr>
          <w:sz w:val="24"/>
        </w:rPr>
        <w:t>that</w:t>
      </w:r>
      <w:r w:rsidRPr="005F0A42">
        <w:rPr>
          <w:sz w:val="24"/>
        </w:rPr>
        <w:t xml:space="preserve"> </w:t>
      </w:r>
      <w:r w:rsidRPr="00434D36">
        <w:rPr>
          <w:sz w:val="24"/>
        </w:rPr>
        <w:t>must</w:t>
      </w:r>
      <w:r w:rsidRPr="005F0A42">
        <w:rPr>
          <w:sz w:val="24"/>
        </w:rPr>
        <w:t xml:space="preserve"> </w:t>
      </w:r>
      <w:r w:rsidRPr="00434D36">
        <w:rPr>
          <w:sz w:val="24"/>
        </w:rPr>
        <w:t>be</w:t>
      </w:r>
      <w:r w:rsidRPr="005F0A42">
        <w:rPr>
          <w:sz w:val="24"/>
        </w:rPr>
        <w:t xml:space="preserve"> </w:t>
      </w:r>
      <w:r w:rsidRPr="00434D36">
        <w:rPr>
          <w:sz w:val="24"/>
        </w:rPr>
        <w:t>followed</w:t>
      </w:r>
      <w:r w:rsidRPr="005F0A42">
        <w:rPr>
          <w:sz w:val="24"/>
        </w:rPr>
        <w:t>.</w:t>
      </w:r>
    </w:p>
    <w:p w14:paraId="6BF325F4" w14:textId="77777777" w:rsidR="005F0A42" w:rsidRPr="005F0A42" w:rsidRDefault="005F0A42" w:rsidP="006200F7">
      <w:pPr>
        <w:adjustRightInd w:val="0"/>
        <w:snapToGrid w:val="0"/>
        <w:spacing w:line="300" w:lineRule="auto"/>
        <w:ind w:firstLineChars="200" w:firstLine="480"/>
        <w:rPr>
          <w:sz w:val="24"/>
        </w:rPr>
      </w:pPr>
      <w:r w:rsidRPr="00434D36">
        <w:rPr>
          <w:sz w:val="24"/>
        </w:rPr>
        <w:t>Driving</w:t>
      </w:r>
      <w:r w:rsidRPr="005F0A42">
        <w:rPr>
          <w:sz w:val="24"/>
        </w:rPr>
        <w:t xml:space="preserve"> </w:t>
      </w:r>
      <w:r w:rsidRPr="00434D36">
        <w:rPr>
          <w:sz w:val="24"/>
        </w:rPr>
        <w:t>licenses</w:t>
      </w:r>
      <w:r w:rsidRPr="005F0A42">
        <w:rPr>
          <w:sz w:val="24"/>
        </w:rPr>
        <w:t xml:space="preserve"> </w:t>
      </w:r>
      <w:r w:rsidRPr="00434D36">
        <w:rPr>
          <w:sz w:val="24"/>
        </w:rPr>
        <w:t>have</w:t>
      </w:r>
      <w:r w:rsidRPr="005F0A42">
        <w:rPr>
          <w:sz w:val="24"/>
        </w:rPr>
        <w:t xml:space="preserve"> </w:t>
      </w:r>
      <w:r w:rsidRPr="00434D36">
        <w:rPr>
          <w:sz w:val="24"/>
        </w:rPr>
        <w:t>become</w:t>
      </w:r>
      <w:r w:rsidRPr="005F0A42">
        <w:rPr>
          <w:sz w:val="24"/>
        </w:rPr>
        <w:t xml:space="preserve"> </w:t>
      </w:r>
      <w:r w:rsidRPr="00434D36">
        <w:rPr>
          <w:sz w:val="24"/>
        </w:rPr>
        <w:t>one</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indispensable</w:t>
      </w:r>
      <w:r w:rsidRPr="005F0A42">
        <w:rPr>
          <w:sz w:val="24"/>
        </w:rPr>
        <w:t xml:space="preserve"> </w:t>
      </w:r>
      <w:r w:rsidRPr="00434D36">
        <w:rPr>
          <w:sz w:val="24"/>
        </w:rPr>
        <w:t>documents</w:t>
      </w:r>
      <w:r w:rsidRPr="005F0A42">
        <w:rPr>
          <w:sz w:val="24"/>
        </w:rPr>
        <w:t xml:space="preserve"> </w:t>
      </w:r>
      <w:r w:rsidRPr="00434D36">
        <w:rPr>
          <w:sz w:val="24"/>
        </w:rPr>
        <w:t>in</w:t>
      </w:r>
      <w:r w:rsidRPr="005F0A42">
        <w:rPr>
          <w:sz w:val="24"/>
        </w:rPr>
        <w:t xml:space="preserve"> </w:t>
      </w:r>
      <w:r w:rsidRPr="00434D36">
        <w:rPr>
          <w:sz w:val="24"/>
        </w:rPr>
        <w:t>our</w:t>
      </w:r>
      <w:r w:rsidRPr="005F0A42">
        <w:rPr>
          <w:sz w:val="24"/>
        </w:rPr>
        <w:t xml:space="preserve"> </w:t>
      </w:r>
      <w:r w:rsidRPr="00434D36">
        <w:rPr>
          <w:sz w:val="24"/>
        </w:rPr>
        <w:t>lives</w:t>
      </w:r>
      <w:r w:rsidRPr="005F0A42">
        <w:rPr>
          <w:sz w:val="24"/>
        </w:rPr>
        <w:t xml:space="preserve">. </w:t>
      </w:r>
      <w:r w:rsidRPr="00434D36">
        <w:rPr>
          <w:sz w:val="24"/>
        </w:rPr>
        <w:t>They</w:t>
      </w:r>
      <w:r w:rsidRPr="005F0A42">
        <w:rPr>
          <w:sz w:val="24"/>
        </w:rPr>
        <w:t xml:space="preserve"> </w:t>
      </w:r>
      <w:r w:rsidRPr="00434D36">
        <w:rPr>
          <w:sz w:val="24"/>
        </w:rPr>
        <w:t>are</w:t>
      </w:r>
      <w:r w:rsidRPr="005F0A42">
        <w:rPr>
          <w:sz w:val="24"/>
        </w:rPr>
        <w:t xml:space="preserve"> </w:t>
      </w:r>
      <w:r w:rsidRPr="00434D36">
        <w:rPr>
          <w:sz w:val="24"/>
        </w:rPr>
        <w:t>a</w:t>
      </w:r>
      <w:r w:rsidRPr="005F0A42">
        <w:rPr>
          <w:sz w:val="24"/>
        </w:rPr>
        <w:t xml:space="preserve"> </w:t>
      </w:r>
      <w:r w:rsidRPr="00434D36">
        <w:rPr>
          <w:sz w:val="24"/>
        </w:rPr>
        <w:t>guarantee</w:t>
      </w:r>
      <w:r w:rsidRPr="005F0A42">
        <w:rPr>
          <w:sz w:val="24"/>
        </w:rPr>
        <w:t xml:space="preserve"> </w:t>
      </w:r>
      <w:r w:rsidRPr="00434D36">
        <w:rPr>
          <w:sz w:val="24"/>
        </w:rPr>
        <w:t>of</w:t>
      </w:r>
      <w:r w:rsidRPr="005F0A42">
        <w:rPr>
          <w:sz w:val="24"/>
        </w:rPr>
        <w:t xml:space="preserve"> </w:t>
      </w:r>
      <w:r w:rsidRPr="00434D36">
        <w:rPr>
          <w:sz w:val="24"/>
        </w:rPr>
        <w:t>our</w:t>
      </w:r>
      <w:r w:rsidRPr="005F0A42">
        <w:rPr>
          <w:sz w:val="24"/>
        </w:rPr>
        <w:t xml:space="preserve"> </w:t>
      </w:r>
      <w:r w:rsidRPr="00434D36">
        <w:rPr>
          <w:sz w:val="24"/>
        </w:rPr>
        <w:t>safe</w:t>
      </w:r>
      <w:r w:rsidRPr="005F0A42">
        <w:rPr>
          <w:sz w:val="24"/>
        </w:rPr>
        <w:t xml:space="preserve"> </w:t>
      </w:r>
      <w:r w:rsidRPr="00434D36">
        <w:rPr>
          <w:sz w:val="24"/>
        </w:rPr>
        <w:t>travel</w:t>
      </w:r>
      <w:r w:rsidRPr="005F0A42">
        <w:rPr>
          <w:sz w:val="24"/>
        </w:rPr>
        <w:t xml:space="preserve">. </w:t>
      </w:r>
      <w:r w:rsidRPr="00434D36">
        <w:rPr>
          <w:sz w:val="24"/>
        </w:rPr>
        <w:t>In</w:t>
      </w:r>
      <w:r w:rsidRPr="005F0A42">
        <w:rPr>
          <w:sz w:val="24"/>
        </w:rPr>
        <w:t xml:space="preserve"> </w:t>
      </w:r>
      <w:r w:rsidRPr="00434D36">
        <w:rPr>
          <w:sz w:val="24"/>
        </w:rPr>
        <w:t>modern</w:t>
      </w:r>
      <w:r w:rsidRPr="005F0A42">
        <w:rPr>
          <w:sz w:val="24"/>
        </w:rPr>
        <w:t xml:space="preserve"> </w:t>
      </w:r>
      <w:r w:rsidRPr="00434D36">
        <w:rPr>
          <w:sz w:val="24"/>
        </w:rPr>
        <w:t>society</w:t>
      </w:r>
      <w:r w:rsidRPr="005F0A42">
        <w:rPr>
          <w:sz w:val="24"/>
        </w:rPr>
        <w:t xml:space="preserve">, </w:t>
      </w:r>
      <w:r w:rsidRPr="00434D36">
        <w:rPr>
          <w:sz w:val="24"/>
        </w:rPr>
        <w:t>there</w:t>
      </w:r>
      <w:r w:rsidRPr="005F0A42">
        <w:rPr>
          <w:sz w:val="24"/>
        </w:rPr>
        <w:t xml:space="preserve"> </w:t>
      </w:r>
      <w:r w:rsidRPr="00434D36">
        <w:rPr>
          <w:sz w:val="24"/>
        </w:rPr>
        <w:t>are</w:t>
      </w:r>
      <w:r w:rsidRPr="005F0A42">
        <w:rPr>
          <w:sz w:val="24"/>
        </w:rPr>
        <w:t xml:space="preserve"> </w:t>
      </w:r>
      <w:r w:rsidRPr="00434D36">
        <w:rPr>
          <w:sz w:val="24"/>
        </w:rPr>
        <w:t>many</w:t>
      </w:r>
      <w:r w:rsidRPr="005F0A42">
        <w:rPr>
          <w:sz w:val="24"/>
        </w:rPr>
        <w:t xml:space="preserve"> </w:t>
      </w:r>
      <w:r w:rsidRPr="00434D36">
        <w:rPr>
          <w:sz w:val="24"/>
        </w:rPr>
        <w:t>driving</w:t>
      </w:r>
      <w:r w:rsidRPr="005F0A42">
        <w:rPr>
          <w:sz w:val="24"/>
        </w:rPr>
        <w:t xml:space="preserve"> </w:t>
      </w:r>
      <w:r w:rsidRPr="00434D36">
        <w:rPr>
          <w:sz w:val="24"/>
        </w:rPr>
        <w:t>schools</w:t>
      </w:r>
      <w:r w:rsidRPr="005F0A42">
        <w:rPr>
          <w:sz w:val="24"/>
        </w:rPr>
        <w:t xml:space="preserve">, </w:t>
      </w:r>
      <w:r w:rsidRPr="00434D36">
        <w:rPr>
          <w:sz w:val="24"/>
        </w:rPr>
        <w:t>many</w:t>
      </w:r>
      <w:r w:rsidRPr="005F0A42">
        <w:rPr>
          <w:sz w:val="24"/>
        </w:rPr>
        <w:t xml:space="preserve"> </w:t>
      </w:r>
      <w:r w:rsidRPr="00434D36">
        <w:rPr>
          <w:sz w:val="24"/>
        </w:rPr>
        <w:t>types</w:t>
      </w:r>
      <w:r w:rsidRPr="005F0A42">
        <w:rPr>
          <w:sz w:val="24"/>
        </w:rPr>
        <w:t xml:space="preserve">, </w:t>
      </w:r>
      <w:r w:rsidRPr="00434D36">
        <w:rPr>
          <w:sz w:val="24"/>
        </w:rPr>
        <w:t>and</w:t>
      </w:r>
      <w:r w:rsidRPr="005F0A42">
        <w:rPr>
          <w:sz w:val="24"/>
        </w:rPr>
        <w:t xml:space="preserve"> </w:t>
      </w:r>
      <w:r w:rsidRPr="00434D36">
        <w:rPr>
          <w:sz w:val="24"/>
        </w:rPr>
        <w:t>business</w:t>
      </w:r>
      <w:r w:rsidRPr="005F0A42">
        <w:rPr>
          <w:sz w:val="24"/>
        </w:rPr>
        <w:t xml:space="preserve"> </w:t>
      </w:r>
      <w:r w:rsidRPr="00434D36">
        <w:rPr>
          <w:sz w:val="24"/>
        </w:rPr>
        <w:t>chaos</w:t>
      </w:r>
      <w:r w:rsidRPr="005F0A42">
        <w:rPr>
          <w:sz w:val="24"/>
        </w:rPr>
        <w:t xml:space="preserve">. </w:t>
      </w:r>
      <w:r w:rsidRPr="00434D36">
        <w:rPr>
          <w:sz w:val="24"/>
        </w:rPr>
        <w:t>With</w:t>
      </w:r>
      <w:r w:rsidRPr="005F0A42">
        <w:rPr>
          <w:sz w:val="24"/>
        </w:rPr>
        <w:t xml:space="preserve"> </w:t>
      </w:r>
      <w:r w:rsidRPr="00434D36">
        <w:rPr>
          <w:sz w:val="24"/>
        </w:rPr>
        <w:t>the</w:t>
      </w:r>
      <w:r w:rsidRPr="005F0A42">
        <w:rPr>
          <w:sz w:val="24"/>
        </w:rPr>
        <w:t xml:space="preserve"> </w:t>
      </w:r>
      <w:r w:rsidRPr="00434D36">
        <w:rPr>
          <w:sz w:val="24"/>
        </w:rPr>
        <w:t>increasing</w:t>
      </w:r>
      <w:r w:rsidRPr="005F0A42">
        <w:rPr>
          <w:sz w:val="24"/>
        </w:rPr>
        <w:t xml:space="preserve"> </w:t>
      </w:r>
      <w:r w:rsidRPr="00434D36">
        <w:rPr>
          <w:sz w:val="24"/>
        </w:rPr>
        <w:t>number</w:t>
      </w:r>
      <w:r w:rsidRPr="005F0A42">
        <w:rPr>
          <w:sz w:val="24"/>
        </w:rPr>
        <w:t xml:space="preserve"> </w:t>
      </w:r>
      <w:r w:rsidRPr="00434D36">
        <w:rPr>
          <w:sz w:val="24"/>
        </w:rPr>
        <w:t>of</w:t>
      </w:r>
      <w:r w:rsidRPr="005F0A42">
        <w:rPr>
          <w:sz w:val="24"/>
        </w:rPr>
        <w:t xml:space="preserve"> "</w:t>
      </w:r>
      <w:r w:rsidRPr="00434D36">
        <w:rPr>
          <w:sz w:val="24"/>
        </w:rPr>
        <w:t>examination</w:t>
      </w:r>
      <w:r w:rsidRPr="005F0A42">
        <w:rPr>
          <w:sz w:val="24"/>
        </w:rPr>
        <w:t xml:space="preserve"> </w:t>
      </w:r>
      <w:r w:rsidRPr="00434D36">
        <w:rPr>
          <w:sz w:val="24"/>
        </w:rPr>
        <w:t>certificate</w:t>
      </w:r>
      <w:r w:rsidRPr="005F0A42">
        <w:rPr>
          <w:sz w:val="24"/>
        </w:rPr>
        <w:t xml:space="preserve">", </w:t>
      </w:r>
      <w:r w:rsidRPr="00434D36">
        <w:rPr>
          <w:sz w:val="24"/>
        </w:rPr>
        <w:t>driving</w:t>
      </w:r>
      <w:r w:rsidRPr="005F0A42">
        <w:rPr>
          <w:sz w:val="24"/>
        </w:rPr>
        <w:t xml:space="preserve"> </w:t>
      </w:r>
      <w:r w:rsidRPr="00434D36">
        <w:rPr>
          <w:sz w:val="24"/>
        </w:rPr>
        <w:t>school</w:t>
      </w:r>
      <w:r w:rsidRPr="005F0A42">
        <w:rPr>
          <w:sz w:val="24"/>
        </w:rPr>
        <w:t xml:space="preserve"> </w:t>
      </w:r>
      <w:r w:rsidRPr="00434D36">
        <w:rPr>
          <w:sz w:val="24"/>
        </w:rPr>
        <w:t>personnel</w:t>
      </w:r>
      <w:r w:rsidRPr="005F0A42">
        <w:rPr>
          <w:sz w:val="24"/>
        </w:rPr>
        <w:t xml:space="preserve"> </w:t>
      </w:r>
      <w:proofErr w:type="gramStart"/>
      <w:r w:rsidRPr="00434D36">
        <w:rPr>
          <w:sz w:val="24"/>
        </w:rPr>
        <w:t>The</w:t>
      </w:r>
      <w:proofErr w:type="gramEnd"/>
      <w:r w:rsidRPr="005F0A42">
        <w:rPr>
          <w:sz w:val="24"/>
        </w:rPr>
        <w:t xml:space="preserve"> </w:t>
      </w:r>
      <w:r w:rsidRPr="00434D36">
        <w:rPr>
          <w:sz w:val="24"/>
        </w:rPr>
        <w:t>management</w:t>
      </w:r>
      <w:r w:rsidRPr="005F0A42">
        <w:rPr>
          <w:sz w:val="24"/>
        </w:rPr>
        <w:t xml:space="preserve"> </w:t>
      </w:r>
      <w:r w:rsidRPr="00434D36">
        <w:rPr>
          <w:sz w:val="24"/>
        </w:rPr>
        <w:t>is</w:t>
      </w:r>
      <w:r w:rsidRPr="005F0A42">
        <w:rPr>
          <w:sz w:val="24"/>
        </w:rPr>
        <w:t xml:space="preserve"> </w:t>
      </w:r>
      <w:r w:rsidRPr="00434D36">
        <w:rPr>
          <w:sz w:val="24"/>
        </w:rPr>
        <w:t>becoming</w:t>
      </w:r>
      <w:r w:rsidRPr="005F0A42">
        <w:rPr>
          <w:sz w:val="24"/>
        </w:rPr>
        <w:t xml:space="preserve"> </w:t>
      </w:r>
      <w:r w:rsidRPr="00434D36">
        <w:rPr>
          <w:sz w:val="24"/>
        </w:rPr>
        <w:t>more</w:t>
      </w:r>
      <w:r w:rsidRPr="005F0A42">
        <w:rPr>
          <w:sz w:val="24"/>
        </w:rPr>
        <w:t xml:space="preserve"> </w:t>
      </w:r>
      <w:r w:rsidRPr="00434D36">
        <w:rPr>
          <w:sz w:val="24"/>
        </w:rPr>
        <w:t>and</w:t>
      </w:r>
      <w:r w:rsidRPr="005F0A42">
        <w:rPr>
          <w:sz w:val="24"/>
        </w:rPr>
        <w:t xml:space="preserve"> </w:t>
      </w:r>
      <w:r w:rsidRPr="00434D36">
        <w:rPr>
          <w:sz w:val="24"/>
        </w:rPr>
        <w:t>more</w:t>
      </w:r>
      <w:r w:rsidRPr="005F0A42">
        <w:rPr>
          <w:sz w:val="24"/>
        </w:rPr>
        <w:t xml:space="preserve"> </w:t>
      </w:r>
      <w:r w:rsidRPr="00434D36">
        <w:rPr>
          <w:sz w:val="24"/>
        </w:rPr>
        <w:t>chaotic</w:t>
      </w:r>
      <w:r w:rsidRPr="005F0A42">
        <w:rPr>
          <w:sz w:val="24"/>
        </w:rPr>
        <w:t xml:space="preserve">. </w:t>
      </w:r>
      <w:r w:rsidRPr="00434D36">
        <w:rPr>
          <w:sz w:val="24"/>
        </w:rPr>
        <w:t>There</w:t>
      </w:r>
      <w:r w:rsidRPr="005F0A42">
        <w:rPr>
          <w:sz w:val="24"/>
        </w:rPr>
        <w:t xml:space="preserve"> </w:t>
      </w:r>
      <w:r w:rsidRPr="00434D36">
        <w:rPr>
          <w:sz w:val="24"/>
        </w:rPr>
        <w:t>are</w:t>
      </w:r>
      <w:r w:rsidRPr="005F0A42">
        <w:rPr>
          <w:sz w:val="24"/>
        </w:rPr>
        <w:t xml:space="preserve"> </w:t>
      </w:r>
      <w:r w:rsidRPr="00434D36">
        <w:rPr>
          <w:sz w:val="24"/>
        </w:rPr>
        <w:t>often</w:t>
      </w:r>
      <w:r w:rsidRPr="005F0A42">
        <w:rPr>
          <w:sz w:val="24"/>
        </w:rPr>
        <w:t xml:space="preserve"> </w:t>
      </w:r>
      <w:r w:rsidRPr="00434D36">
        <w:rPr>
          <w:sz w:val="24"/>
        </w:rPr>
        <w:t>missing</w:t>
      </w:r>
      <w:r w:rsidRPr="005F0A42">
        <w:rPr>
          <w:sz w:val="24"/>
        </w:rPr>
        <w:t xml:space="preserve"> </w:t>
      </w:r>
      <w:r w:rsidRPr="00434D36">
        <w:rPr>
          <w:sz w:val="24"/>
        </w:rPr>
        <w:t>trainee</w:t>
      </w:r>
      <w:r w:rsidRPr="005F0A42">
        <w:rPr>
          <w:sz w:val="24"/>
        </w:rPr>
        <w:t xml:space="preserve"> </w:t>
      </w:r>
      <w:r w:rsidRPr="00434D36">
        <w:rPr>
          <w:sz w:val="24"/>
        </w:rPr>
        <w:t>files</w:t>
      </w:r>
      <w:r w:rsidRPr="005F0A42">
        <w:rPr>
          <w:sz w:val="24"/>
        </w:rPr>
        <w:t xml:space="preserve">, </w:t>
      </w:r>
      <w:r w:rsidRPr="00434D36">
        <w:rPr>
          <w:sz w:val="24"/>
        </w:rPr>
        <w:t>inadequate</w:t>
      </w:r>
      <w:r w:rsidRPr="005F0A42">
        <w:rPr>
          <w:sz w:val="24"/>
        </w:rPr>
        <w:t xml:space="preserve"> </w:t>
      </w:r>
      <w:r w:rsidRPr="00434D36">
        <w:rPr>
          <w:sz w:val="24"/>
        </w:rPr>
        <w:t>training</w:t>
      </w:r>
      <w:r w:rsidRPr="005F0A42">
        <w:rPr>
          <w:sz w:val="24"/>
        </w:rPr>
        <w:t xml:space="preserve"> </w:t>
      </w:r>
      <w:r w:rsidRPr="00434D36">
        <w:rPr>
          <w:sz w:val="24"/>
        </w:rPr>
        <w:t>appointments</w:t>
      </w:r>
      <w:r w:rsidRPr="005F0A42">
        <w:rPr>
          <w:sz w:val="24"/>
        </w:rPr>
        <w:t xml:space="preserve">, </w:t>
      </w:r>
      <w:r w:rsidRPr="00434D36">
        <w:rPr>
          <w:sz w:val="24"/>
        </w:rPr>
        <w:t>and</w:t>
      </w:r>
      <w:r w:rsidRPr="005F0A42">
        <w:rPr>
          <w:sz w:val="24"/>
        </w:rPr>
        <w:t xml:space="preserve"> </w:t>
      </w:r>
      <w:r w:rsidRPr="00434D36">
        <w:rPr>
          <w:sz w:val="24"/>
        </w:rPr>
        <w:t>idle</w:t>
      </w:r>
      <w:r w:rsidRPr="005F0A42">
        <w:rPr>
          <w:sz w:val="24"/>
        </w:rPr>
        <w:t xml:space="preserve"> </w:t>
      </w:r>
      <w:r w:rsidRPr="00434D36">
        <w:rPr>
          <w:sz w:val="24"/>
        </w:rPr>
        <w:t>coaches</w:t>
      </w:r>
      <w:r w:rsidRPr="005F0A42">
        <w:rPr>
          <w:sz w:val="24"/>
        </w:rPr>
        <w:t xml:space="preserve">. </w:t>
      </w:r>
      <w:r w:rsidRPr="00434D36">
        <w:rPr>
          <w:sz w:val="24"/>
        </w:rPr>
        <w:t>Nowadays</w:t>
      </w:r>
      <w:r w:rsidRPr="005F0A42">
        <w:rPr>
          <w:sz w:val="24"/>
        </w:rPr>
        <w:t xml:space="preserve">, </w:t>
      </w:r>
      <w:r w:rsidRPr="00434D36">
        <w:rPr>
          <w:sz w:val="24"/>
        </w:rPr>
        <w:t>with</w:t>
      </w:r>
      <w:r w:rsidRPr="005F0A42">
        <w:rPr>
          <w:sz w:val="24"/>
        </w:rPr>
        <w:t xml:space="preserve"> </w:t>
      </w:r>
      <w:r w:rsidRPr="00434D36">
        <w:rPr>
          <w:sz w:val="24"/>
        </w:rPr>
        <w:t>the</w:t>
      </w:r>
      <w:r w:rsidRPr="005F0A42">
        <w:rPr>
          <w:sz w:val="24"/>
        </w:rPr>
        <w:t xml:space="preserve"> </w:t>
      </w:r>
      <w:r w:rsidRPr="00434D36">
        <w:rPr>
          <w:sz w:val="24"/>
        </w:rPr>
        <w:t>development</w:t>
      </w:r>
      <w:r w:rsidRPr="005F0A42">
        <w:rPr>
          <w:sz w:val="24"/>
        </w:rPr>
        <w:t xml:space="preserve"> </w:t>
      </w:r>
      <w:r w:rsidRPr="00434D36">
        <w:rPr>
          <w:sz w:val="24"/>
        </w:rPr>
        <w:t>of</w:t>
      </w:r>
      <w:r w:rsidRPr="005F0A42">
        <w:rPr>
          <w:sz w:val="24"/>
        </w:rPr>
        <w:t xml:space="preserve"> </w:t>
      </w:r>
      <w:r w:rsidRPr="00434D36">
        <w:rPr>
          <w:sz w:val="24"/>
        </w:rPr>
        <w:t>network</w:t>
      </w:r>
      <w:r w:rsidRPr="005F0A42">
        <w:rPr>
          <w:sz w:val="24"/>
        </w:rPr>
        <w:t xml:space="preserve"> </w:t>
      </w:r>
      <w:r w:rsidRPr="00434D36">
        <w:rPr>
          <w:sz w:val="24"/>
        </w:rPr>
        <w:t>communication</w:t>
      </w:r>
      <w:r w:rsidRPr="005F0A42">
        <w:rPr>
          <w:sz w:val="24"/>
        </w:rPr>
        <w:t xml:space="preserve"> </w:t>
      </w:r>
      <w:r w:rsidRPr="00434D36">
        <w:rPr>
          <w:sz w:val="24"/>
        </w:rPr>
        <w:t>technology</w:t>
      </w:r>
      <w:r w:rsidRPr="005F0A42">
        <w:rPr>
          <w:sz w:val="24"/>
        </w:rPr>
        <w:t xml:space="preserve"> </w:t>
      </w:r>
      <w:r w:rsidRPr="00434D36">
        <w:rPr>
          <w:sz w:val="24"/>
        </w:rPr>
        <w:t>and</w:t>
      </w:r>
      <w:r w:rsidRPr="005F0A42">
        <w:rPr>
          <w:sz w:val="24"/>
        </w:rPr>
        <w:t xml:space="preserve"> </w:t>
      </w:r>
      <w:r w:rsidRPr="00434D36">
        <w:rPr>
          <w:sz w:val="24"/>
        </w:rPr>
        <w:t>the</w:t>
      </w:r>
      <w:r w:rsidRPr="005F0A42">
        <w:rPr>
          <w:sz w:val="24"/>
        </w:rPr>
        <w:t xml:space="preserve"> </w:t>
      </w:r>
      <w:r w:rsidRPr="00434D36">
        <w:rPr>
          <w:sz w:val="24"/>
        </w:rPr>
        <w:t>advancement</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Internet</w:t>
      </w:r>
      <w:r w:rsidRPr="005F0A42">
        <w:rPr>
          <w:sz w:val="24"/>
        </w:rPr>
        <w:t xml:space="preserve"> </w:t>
      </w:r>
      <w:r w:rsidRPr="00434D36">
        <w:rPr>
          <w:sz w:val="24"/>
        </w:rPr>
        <w:t>of</w:t>
      </w:r>
      <w:r w:rsidRPr="005F0A42">
        <w:rPr>
          <w:sz w:val="24"/>
        </w:rPr>
        <w:t xml:space="preserve"> </w:t>
      </w:r>
      <w:r w:rsidRPr="00434D36">
        <w:rPr>
          <w:sz w:val="24"/>
        </w:rPr>
        <w:t>things</w:t>
      </w:r>
      <w:r w:rsidRPr="005F0A42">
        <w:rPr>
          <w:sz w:val="24"/>
        </w:rPr>
        <w:t xml:space="preserve">, </w:t>
      </w:r>
      <w:r w:rsidRPr="00434D36">
        <w:rPr>
          <w:sz w:val="24"/>
        </w:rPr>
        <w:t>the</w:t>
      </w:r>
      <w:r w:rsidRPr="005F0A42">
        <w:rPr>
          <w:sz w:val="24"/>
        </w:rPr>
        <w:t xml:space="preserve"> </w:t>
      </w:r>
      <w:r w:rsidRPr="00434D36">
        <w:rPr>
          <w:sz w:val="24"/>
        </w:rPr>
        <w:t>management</w:t>
      </w:r>
      <w:r w:rsidRPr="005F0A42">
        <w:rPr>
          <w:sz w:val="24"/>
        </w:rPr>
        <w:t xml:space="preserve"> </w:t>
      </w:r>
      <w:r w:rsidRPr="00434D36">
        <w:rPr>
          <w:sz w:val="24"/>
        </w:rPr>
        <w:t>methods</w:t>
      </w:r>
      <w:r w:rsidRPr="005F0A42">
        <w:rPr>
          <w:sz w:val="24"/>
        </w:rPr>
        <w:t xml:space="preserve"> </w:t>
      </w:r>
      <w:r w:rsidRPr="00434D36">
        <w:rPr>
          <w:sz w:val="24"/>
        </w:rPr>
        <w:t>of</w:t>
      </w:r>
      <w:r w:rsidRPr="005F0A42">
        <w:rPr>
          <w:sz w:val="24"/>
        </w:rPr>
        <w:t xml:space="preserve"> </w:t>
      </w:r>
      <w:r w:rsidRPr="00434D36">
        <w:rPr>
          <w:sz w:val="24"/>
        </w:rPr>
        <w:t>driving</w:t>
      </w:r>
      <w:r w:rsidRPr="005F0A42">
        <w:rPr>
          <w:sz w:val="24"/>
        </w:rPr>
        <w:t xml:space="preserve"> </w:t>
      </w:r>
      <w:r w:rsidRPr="00434D36">
        <w:rPr>
          <w:sz w:val="24"/>
        </w:rPr>
        <w:t>schools</w:t>
      </w:r>
      <w:r w:rsidRPr="005F0A42">
        <w:rPr>
          <w:sz w:val="24"/>
        </w:rPr>
        <w:t xml:space="preserve"> </w:t>
      </w:r>
      <w:r w:rsidRPr="00434D36">
        <w:rPr>
          <w:sz w:val="24"/>
        </w:rPr>
        <w:t>are</w:t>
      </w:r>
      <w:r w:rsidRPr="005F0A42">
        <w:rPr>
          <w:sz w:val="24"/>
        </w:rPr>
        <w:t xml:space="preserve"> </w:t>
      </w:r>
      <w:r w:rsidRPr="00434D36">
        <w:rPr>
          <w:sz w:val="24"/>
        </w:rPr>
        <w:t>becoming</w:t>
      </w:r>
      <w:r w:rsidRPr="005F0A42">
        <w:rPr>
          <w:sz w:val="24"/>
        </w:rPr>
        <w:t xml:space="preserve"> </w:t>
      </w:r>
      <w:r w:rsidRPr="00434D36">
        <w:rPr>
          <w:sz w:val="24"/>
        </w:rPr>
        <w:t>simpler</w:t>
      </w:r>
      <w:r w:rsidRPr="005F0A42">
        <w:rPr>
          <w:sz w:val="24"/>
        </w:rPr>
        <w:t xml:space="preserve">. </w:t>
      </w:r>
      <w:r w:rsidRPr="00434D36">
        <w:rPr>
          <w:sz w:val="24"/>
        </w:rPr>
        <w:t>The</w:t>
      </w:r>
      <w:r w:rsidRPr="005F0A42">
        <w:rPr>
          <w:sz w:val="24"/>
        </w:rPr>
        <w:t xml:space="preserve"> </w:t>
      </w:r>
      <w:r w:rsidRPr="00434D36">
        <w:rPr>
          <w:sz w:val="24"/>
        </w:rPr>
        <w:t>following</w:t>
      </w:r>
      <w:r w:rsidRPr="005F0A42">
        <w:rPr>
          <w:sz w:val="24"/>
        </w:rPr>
        <w:t xml:space="preserve"> </w:t>
      </w:r>
      <w:r w:rsidRPr="00434D36">
        <w:rPr>
          <w:sz w:val="24"/>
        </w:rPr>
        <w:t>are</w:t>
      </w:r>
      <w:r w:rsidRPr="005F0A42">
        <w:rPr>
          <w:sz w:val="24"/>
        </w:rPr>
        <w:t xml:space="preserve"> </w:t>
      </w:r>
      <w:r w:rsidRPr="00434D36">
        <w:rPr>
          <w:sz w:val="24"/>
        </w:rPr>
        <w:t>the</w:t>
      </w:r>
      <w:r w:rsidRPr="005F0A42">
        <w:rPr>
          <w:sz w:val="24"/>
        </w:rPr>
        <w:t xml:space="preserve"> </w:t>
      </w:r>
      <w:r w:rsidRPr="00434D36">
        <w:rPr>
          <w:sz w:val="24"/>
        </w:rPr>
        <w:t>automated</w:t>
      </w:r>
      <w:r w:rsidRPr="005F0A42">
        <w:rPr>
          <w:sz w:val="24"/>
        </w:rPr>
        <w:t xml:space="preserve"> </w:t>
      </w:r>
      <w:r w:rsidRPr="00434D36">
        <w:rPr>
          <w:sz w:val="24"/>
        </w:rPr>
        <w:t>management</w:t>
      </w:r>
      <w:r w:rsidRPr="005F0A42">
        <w:rPr>
          <w:sz w:val="24"/>
        </w:rPr>
        <w:t xml:space="preserve"> </w:t>
      </w:r>
      <w:r w:rsidRPr="00434D36">
        <w:rPr>
          <w:sz w:val="24"/>
        </w:rPr>
        <w:t>of</w:t>
      </w:r>
      <w:r w:rsidRPr="005F0A42">
        <w:rPr>
          <w:sz w:val="24"/>
        </w:rPr>
        <w:t xml:space="preserve"> </w:t>
      </w:r>
      <w:r w:rsidRPr="00434D36">
        <w:rPr>
          <w:sz w:val="24"/>
        </w:rPr>
        <w:t>student</w:t>
      </w:r>
      <w:r w:rsidRPr="005F0A42">
        <w:rPr>
          <w:sz w:val="24"/>
        </w:rPr>
        <w:t xml:space="preserve"> </w:t>
      </w:r>
      <w:r w:rsidRPr="00434D36">
        <w:rPr>
          <w:sz w:val="24"/>
        </w:rPr>
        <w:t>files</w:t>
      </w:r>
      <w:r w:rsidRPr="005F0A42">
        <w:rPr>
          <w:sz w:val="24"/>
        </w:rPr>
        <w:t xml:space="preserve">, </w:t>
      </w:r>
      <w:r w:rsidRPr="00434D36">
        <w:rPr>
          <w:sz w:val="24"/>
        </w:rPr>
        <w:t>the</w:t>
      </w:r>
      <w:r w:rsidRPr="005F0A42">
        <w:rPr>
          <w:sz w:val="24"/>
        </w:rPr>
        <w:t xml:space="preserve"> </w:t>
      </w:r>
      <w:r w:rsidRPr="00434D36">
        <w:rPr>
          <w:sz w:val="24"/>
        </w:rPr>
        <w:t>automatic</w:t>
      </w:r>
      <w:r w:rsidRPr="005F0A42">
        <w:rPr>
          <w:sz w:val="24"/>
        </w:rPr>
        <w:t xml:space="preserve"> </w:t>
      </w:r>
      <w:r w:rsidRPr="00434D36">
        <w:rPr>
          <w:sz w:val="24"/>
        </w:rPr>
        <w:t>allocation</w:t>
      </w:r>
      <w:r w:rsidRPr="005F0A42">
        <w:rPr>
          <w:sz w:val="24"/>
        </w:rPr>
        <w:t xml:space="preserve"> </w:t>
      </w:r>
      <w:r w:rsidRPr="00434D36">
        <w:rPr>
          <w:sz w:val="24"/>
        </w:rPr>
        <w:t>of</w:t>
      </w:r>
      <w:r w:rsidRPr="005F0A42">
        <w:rPr>
          <w:sz w:val="24"/>
        </w:rPr>
        <w:t xml:space="preserve"> </w:t>
      </w:r>
      <w:r w:rsidRPr="00434D36">
        <w:rPr>
          <w:sz w:val="24"/>
        </w:rPr>
        <w:t>training</w:t>
      </w:r>
      <w:r w:rsidRPr="005F0A42">
        <w:rPr>
          <w:sz w:val="24"/>
        </w:rPr>
        <w:t xml:space="preserve"> </w:t>
      </w:r>
      <w:r w:rsidRPr="00434D36">
        <w:rPr>
          <w:sz w:val="24"/>
        </w:rPr>
        <w:t>time</w:t>
      </w:r>
      <w:r w:rsidRPr="005F0A42">
        <w:rPr>
          <w:sz w:val="24"/>
        </w:rPr>
        <w:t xml:space="preserve">, </w:t>
      </w:r>
      <w:r w:rsidRPr="00434D36">
        <w:rPr>
          <w:sz w:val="24"/>
        </w:rPr>
        <w:t>the</w:t>
      </w:r>
      <w:r w:rsidRPr="005F0A42">
        <w:rPr>
          <w:sz w:val="24"/>
        </w:rPr>
        <w:t xml:space="preserve"> </w:t>
      </w:r>
      <w:r w:rsidRPr="00434D36">
        <w:rPr>
          <w:sz w:val="24"/>
        </w:rPr>
        <w:t>automatic</w:t>
      </w:r>
      <w:r w:rsidRPr="005F0A42">
        <w:rPr>
          <w:sz w:val="24"/>
        </w:rPr>
        <w:t xml:space="preserve"> </w:t>
      </w:r>
      <w:r w:rsidRPr="00434D36">
        <w:rPr>
          <w:sz w:val="24"/>
        </w:rPr>
        <w:t>positioning</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training</w:t>
      </w:r>
      <w:r w:rsidRPr="005F0A42">
        <w:rPr>
          <w:sz w:val="24"/>
        </w:rPr>
        <w:t xml:space="preserve"> </w:t>
      </w:r>
      <w:r w:rsidRPr="00434D36">
        <w:rPr>
          <w:sz w:val="24"/>
        </w:rPr>
        <w:t>time</w:t>
      </w:r>
      <w:r w:rsidRPr="005F0A42">
        <w:rPr>
          <w:sz w:val="24"/>
        </w:rPr>
        <w:t xml:space="preserve">, </w:t>
      </w:r>
      <w:r w:rsidRPr="00434D36">
        <w:rPr>
          <w:sz w:val="24"/>
        </w:rPr>
        <w:t>the</w:t>
      </w:r>
      <w:r w:rsidRPr="005F0A42">
        <w:rPr>
          <w:sz w:val="24"/>
        </w:rPr>
        <w:t xml:space="preserve"> </w:t>
      </w:r>
      <w:r w:rsidRPr="00434D36">
        <w:rPr>
          <w:sz w:val="24"/>
        </w:rPr>
        <w:t>timing</w:t>
      </w:r>
      <w:r w:rsidRPr="005F0A42">
        <w:rPr>
          <w:sz w:val="24"/>
        </w:rPr>
        <w:t xml:space="preserve"> </w:t>
      </w:r>
      <w:r w:rsidRPr="00434D36">
        <w:rPr>
          <w:sz w:val="24"/>
        </w:rPr>
        <w:t>of</w:t>
      </w:r>
      <w:r w:rsidRPr="005F0A42">
        <w:rPr>
          <w:sz w:val="24"/>
        </w:rPr>
        <w:t xml:space="preserve"> </w:t>
      </w:r>
      <w:r w:rsidRPr="00434D36">
        <w:rPr>
          <w:sz w:val="24"/>
        </w:rPr>
        <w:t>clocking</w:t>
      </w:r>
      <w:r w:rsidRPr="005F0A42">
        <w:rPr>
          <w:sz w:val="24"/>
        </w:rPr>
        <w:t xml:space="preserve">, </w:t>
      </w:r>
      <w:r w:rsidRPr="00434D36">
        <w:rPr>
          <w:sz w:val="24"/>
        </w:rPr>
        <w:t>and</w:t>
      </w:r>
      <w:r w:rsidRPr="005F0A42">
        <w:rPr>
          <w:sz w:val="24"/>
        </w:rPr>
        <w:t xml:space="preserve"> </w:t>
      </w:r>
      <w:r w:rsidRPr="00434D36">
        <w:rPr>
          <w:sz w:val="24"/>
        </w:rPr>
        <w:t>intelligent</w:t>
      </w:r>
      <w:r w:rsidRPr="005F0A42">
        <w:rPr>
          <w:sz w:val="24"/>
        </w:rPr>
        <w:t xml:space="preserve"> </w:t>
      </w:r>
      <w:r w:rsidRPr="00434D36">
        <w:rPr>
          <w:sz w:val="24"/>
        </w:rPr>
        <w:t>deployment</w:t>
      </w:r>
      <w:r w:rsidRPr="005F0A42">
        <w:rPr>
          <w:sz w:val="24"/>
        </w:rPr>
        <w:t xml:space="preserve">. </w:t>
      </w:r>
      <w:r w:rsidRPr="00434D36">
        <w:rPr>
          <w:sz w:val="24"/>
        </w:rPr>
        <w:t>There</w:t>
      </w:r>
      <w:r w:rsidRPr="005F0A42">
        <w:rPr>
          <w:sz w:val="24"/>
        </w:rPr>
        <w:t xml:space="preserve"> </w:t>
      </w:r>
      <w:r w:rsidRPr="00434D36">
        <w:rPr>
          <w:sz w:val="24"/>
        </w:rPr>
        <w:t>are</w:t>
      </w:r>
      <w:r w:rsidRPr="005F0A42">
        <w:rPr>
          <w:sz w:val="24"/>
        </w:rPr>
        <w:t xml:space="preserve"> </w:t>
      </w:r>
      <w:r w:rsidRPr="00434D36">
        <w:rPr>
          <w:sz w:val="24"/>
        </w:rPr>
        <w:t>still</w:t>
      </w:r>
      <w:r w:rsidRPr="005F0A42">
        <w:rPr>
          <w:sz w:val="24"/>
        </w:rPr>
        <w:t xml:space="preserve"> </w:t>
      </w:r>
      <w:r w:rsidRPr="00434D36">
        <w:rPr>
          <w:sz w:val="24"/>
        </w:rPr>
        <w:t>many</w:t>
      </w:r>
      <w:r w:rsidRPr="005F0A42">
        <w:rPr>
          <w:sz w:val="24"/>
        </w:rPr>
        <w:t xml:space="preserve"> </w:t>
      </w:r>
      <w:r w:rsidRPr="00434D36">
        <w:rPr>
          <w:sz w:val="24"/>
        </w:rPr>
        <w:t>problems</w:t>
      </w:r>
      <w:r w:rsidRPr="005F0A42">
        <w:rPr>
          <w:sz w:val="24"/>
        </w:rPr>
        <w:t xml:space="preserve"> </w:t>
      </w:r>
      <w:r w:rsidRPr="00434D36">
        <w:rPr>
          <w:sz w:val="24"/>
        </w:rPr>
        <w:t>with</w:t>
      </w:r>
      <w:r w:rsidRPr="005F0A42">
        <w:rPr>
          <w:sz w:val="24"/>
        </w:rPr>
        <w:t xml:space="preserve"> </w:t>
      </w:r>
      <w:r w:rsidRPr="00434D36">
        <w:rPr>
          <w:sz w:val="24"/>
        </w:rPr>
        <w:t>the</w:t>
      </w:r>
      <w:r w:rsidRPr="005F0A42">
        <w:rPr>
          <w:sz w:val="24"/>
        </w:rPr>
        <w:t xml:space="preserve"> </w:t>
      </w:r>
      <w:r w:rsidRPr="00434D36">
        <w:rPr>
          <w:sz w:val="24"/>
        </w:rPr>
        <w:t>current</w:t>
      </w:r>
      <w:r w:rsidRPr="005F0A42">
        <w:rPr>
          <w:sz w:val="24"/>
        </w:rPr>
        <w:t xml:space="preserve"> </w:t>
      </w:r>
      <w:r w:rsidRPr="00434D36">
        <w:rPr>
          <w:sz w:val="24"/>
        </w:rPr>
        <w:t>driving</w:t>
      </w:r>
      <w:r w:rsidRPr="005F0A42">
        <w:rPr>
          <w:sz w:val="24"/>
        </w:rPr>
        <w:t xml:space="preserve"> </w:t>
      </w:r>
      <w:r w:rsidRPr="00434D36">
        <w:rPr>
          <w:sz w:val="24"/>
        </w:rPr>
        <w:t>school</w:t>
      </w:r>
      <w:r w:rsidRPr="005F0A42">
        <w:rPr>
          <w:sz w:val="24"/>
        </w:rPr>
        <w:t xml:space="preserve"> </w:t>
      </w:r>
      <w:r w:rsidRPr="00434D36">
        <w:rPr>
          <w:sz w:val="24"/>
        </w:rPr>
        <w:t>management</w:t>
      </w:r>
      <w:r w:rsidRPr="005F0A42">
        <w:rPr>
          <w:sz w:val="24"/>
        </w:rPr>
        <w:t xml:space="preserve"> </w:t>
      </w:r>
      <w:r w:rsidRPr="00434D36">
        <w:rPr>
          <w:sz w:val="24"/>
        </w:rPr>
        <w:t>system</w:t>
      </w:r>
      <w:r w:rsidRPr="005F0A42">
        <w:rPr>
          <w:sz w:val="24"/>
        </w:rPr>
        <w:t xml:space="preserve">. </w:t>
      </w:r>
      <w:r w:rsidRPr="00434D36">
        <w:rPr>
          <w:sz w:val="24"/>
        </w:rPr>
        <w:t>For</w:t>
      </w:r>
      <w:r w:rsidRPr="005F0A42">
        <w:rPr>
          <w:sz w:val="24"/>
        </w:rPr>
        <w:t xml:space="preserve"> </w:t>
      </w:r>
      <w:r w:rsidRPr="00434D36">
        <w:rPr>
          <w:sz w:val="24"/>
        </w:rPr>
        <w:t>example</w:t>
      </w:r>
      <w:r w:rsidRPr="005F0A42">
        <w:rPr>
          <w:sz w:val="24"/>
        </w:rPr>
        <w:t xml:space="preserve">, </w:t>
      </w:r>
      <w:r w:rsidRPr="00434D36">
        <w:rPr>
          <w:sz w:val="24"/>
        </w:rPr>
        <w:t>the</w:t>
      </w:r>
      <w:r w:rsidRPr="005F0A42">
        <w:rPr>
          <w:sz w:val="24"/>
        </w:rPr>
        <w:t xml:space="preserve"> </w:t>
      </w:r>
      <w:r w:rsidRPr="00434D36">
        <w:rPr>
          <w:sz w:val="24"/>
        </w:rPr>
        <w:t>car</w:t>
      </w:r>
      <w:r w:rsidRPr="005F0A42">
        <w:rPr>
          <w:sz w:val="24"/>
        </w:rPr>
        <w:t>-</w:t>
      </w:r>
      <w:r w:rsidRPr="00434D36">
        <w:rPr>
          <w:sz w:val="24"/>
        </w:rPr>
        <w:t>training</w:t>
      </w:r>
      <w:r w:rsidRPr="005F0A42">
        <w:rPr>
          <w:sz w:val="24"/>
        </w:rPr>
        <w:t xml:space="preserve"> </w:t>
      </w:r>
      <w:r w:rsidRPr="00434D36">
        <w:rPr>
          <w:sz w:val="24"/>
        </w:rPr>
        <w:t>system</w:t>
      </w:r>
      <w:r w:rsidRPr="005F0A42">
        <w:rPr>
          <w:sz w:val="24"/>
        </w:rPr>
        <w:t xml:space="preserve"> </w:t>
      </w:r>
      <w:r w:rsidRPr="00434D36">
        <w:rPr>
          <w:sz w:val="24"/>
        </w:rPr>
        <w:t>is</w:t>
      </w:r>
      <w:r w:rsidRPr="005F0A42">
        <w:rPr>
          <w:sz w:val="24"/>
        </w:rPr>
        <w:t xml:space="preserve"> </w:t>
      </w:r>
      <w:r w:rsidRPr="00434D36">
        <w:rPr>
          <w:sz w:val="24"/>
        </w:rPr>
        <w:t>prone</w:t>
      </w:r>
      <w:r w:rsidRPr="005F0A42">
        <w:rPr>
          <w:sz w:val="24"/>
        </w:rPr>
        <w:t xml:space="preserve"> </w:t>
      </w:r>
      <w:r w:rsidRPr="00434D36">
        <w:rPr>
          <w:sz w:val="24"/>
        </w:rPr>
        <w:t>to</w:t>
      </w:r>
      <w:r w:rsidRPr="005F0A42">
        <w:rPr>
          <w:sz w:val="24"/>
        </w:rPr>
        <w:t xml:space="preserve"> </w:t>
      </w:r>
      <w:r w:rsidRPr="00434D36">
        <w:rPr>
          <w:sz w:val="24"/>
        </w:rPr>
        <w:t>crash</w:t>
      </w:r>
      <w:r w:rsidRPr="005F0A42">
        <w:rPr>
          <w:sz w:val="24"/>
        </w:rPr>
        <w:t xml:space="preserve">, </w:t>
      </w:r>
      <w:r w:rsidRPr="00434D36">
        <w:rPr>
          <w:sz w:val="24"/>
        </w:rPr>
        <w:t>the</w:t>
      </w:r>
      <w:r w:rsidRPr="005F0A42">
        <w:rPr>
          <w:sz w:val="24"/>
        </w:rPr>
        <w:t xml:space="preserve"> </w:t>
      </w:r>
      <w:r w:rsidRPr="00434D36">
        <w:rPr>
          <w:sz w:val="24"/>
        </w:rPr>
        <w:t>page</w:t>
      </w:r>
      <w:r w:rsidRPr="005F0A42">
        <w:rPr>
          <w:sz w:val="24"/>
        </w:rPr>
        <w:t xml:space="preserve"> </w:t>
      </w:r>
      <w:r w:rsidRPr="00434D36">
        <w:rPr>
          <w:sz w:val="24"/>
        </w:rPr>
        <w:t>is</w:t>
      </w:r>
      <w:r w:rsidRPr="005F0A42">
        <w:rPr>
          <w:sz w:val="24"/>
        </w:rPr>
        <w:t xml:space="preserve"> </w:t>
      </w:r>
      <w:r w:rsidRPr="00434D36">
        <w:rPr>
          <w:sz w:val="24"/>
        </w:rPr>
        <w:t>stuck</w:t>
      </w:r>
      <w:r w:rsidRPr="005F0A42">
        <w:rPr>
          <w:sz w:val="24"/>
        </w:rPr>
        <w:t xml:space="preserve">, </w:t>
      </w:r>
      <w:r w:rsidRPr="00434D36">
        <w:rPr>
          <w:sz w:val="24"/>
        </w:rPr>
        <w:t>the</w:t>
      </w:r>
      <w:r w:rsidRPr="005F0A42">
        <w:rPr>
          <w:sz w:val="24"/>
        </w:rPr>
        <w:t xml:space="preserve"> </w:t>
      </w:r>
      <w:r w:rsidRPr="00434D36">
        <w:rPr>
          <w:sz w:val="24"/>
        </w:rPr>
        <w:t>timing</w:t>
      </w:r>
      <w:r w:rsidRPr="005F0A42">
        <w:rPr>
          <w:sz w:val="24"/>
        </w:rPr>
        <w:t xml:space="preserve"> </w:t>
      </w:r>
      <w:r w:rsidRPr="00434D36">
        <w:rPr>
          <w:sz w:val="24"/>
        </w:rPr>
        <w:t>of</w:t>
      </w:r>
      <w:r w:rsidRPr="005F0A42">
        <w:rPr>
          <w:sz w:val="24"/>
        </w:rPr>
        <w:t xml:space="preserve"> </w:t>
      </w:r>
      <w:r w:rsidRPr="00434D36">
        <w:rPr>
          <w:sz w:val="24"/>
        </w:rPr>
        <w:t>punch</w:t>
      </w:r>
      <w:r w:rsidRPr="005F0A42">
        <w:rPr>
          <w:sz w:val="24"/>
        </w:rPr>
        <w:t>-</w:t>
      </w:r>
      <w:r w:rsidRPr="00434D36">
        <w:rPr>
          <w:sz w:val="24"/>
        </w:rPr>
        <w:t>in</w:t>
      </w:r>
      <w:r w:rsidRPr="005F0A42">
        <w:rPr>
          <w:sz w:val="24"/>
        </w:rPr>
        <w:t xml:space="preserve"> </w:t>
      </w:r>
      <w:r w:rsidRPr="00434D36">
        <w:rPr>
          <w:sz w:val="24"/>
        </w:rPr>
        <w:t>positioning</w:t>
      </w:r>
      <w:r w:rsidRPr="005F0A42">
        <w:rPr>
          <w:sz w:val="24"/>
        </w:rPr>
        <w:t xml:space="preserve"> </w:t>
      </w:r>
      <w:r w:rsidRPr="00434D36">
        <w:rPr>
          <w:sz w:val="24"/>
        </w:rPr>
        <w:t>is</w:t>
      </w:r>
      <w:r w:rsidRPr="005F0A42">
        <w:rPr>
          <w:sz w:val="24"/>
        </w:rPr>
        <w:t xml:space="preserve"> </w:t>
      </w:r>
      <w:r w:rsidRPr="00434D36">
        <w:rPr>
          <w:sz w:val="24"/>
        </w:rPr>
        <w:t>not</w:t>
      </w:r>
      <w:r w:rsidRPr="005F0A42">
        <w:rPr>
          <w:sz w:val="24"/>
        </w:rPr>
        <w:t xml:space="preserve"> </w:t>
      </w:r>
      <w:r w:rsidRPr="00434D36">
        <w:rPr>
          <w:sz w:val="24"/>
        </w:rPr>
        <w:t>accurate</w:t>
      </w:r>
      <w:r w:rsidRPr="005F0A42">
        <w:rPr>
          <w:sz w:val="24"/>
        </w:rPr>
        <w:t xml:space="preserve">, </w:t>
      </w:r>
      <w:r w:rsidRPr="00434D36">
        <w:rPr>
          <w:sz w:val="24"/>
        </w:rPr>
        <w:t>the</w:t>
      </w:r>
      <w:r w:rsidRPr="005F0A42">
        <w:rPr>
          <w:sz w:val="24"/>
        </w:rPr>
        <w:t xml:space="preserve"> </w:t>
      </w:r>
      <w:r w:rsidRPr="00434D36">
        <w:rPr>
          <w:sz w:val="24"/>
        </w:rPr>
        <w:t>student</w:t>
      </w:r>
      <w:r w:rsidRPr="005F0A42">
        <w:rPr>
          <w:sz w:val="24"/>
        </w:rPr>
        <w:t xml:space="preserve"> </w:t>
      </w:r>
      <w:r w:rsidRPr="00434D36">
        <w:rPr>
          <w:sz w:val="24"/>
        </w:rPr>
        <w:t>information</w:t>
      </w:r>
      <w:r w:rsidRPr="005F0A42">
        <w:rPr>
          <w:sz w:val="24"/>
        </w:rPr>
        <w:t xml:space="preserve"> </w:t>
      </w:r>
      <w:r w:rsidRPr="00434D36">
        <w:rPr>
          <w:sz w:val="24"/>
        </w:rPr>
        <w:t>is</w:t>
      </w:r>
      <w:r w:rsidRPr="005F0A42">
        <w:rPr>
          <w:sz w:val="24"/>
        </w:rPr>
        <w:t xml:space="preserve"> </w:t>
      </w:r>
      <w:r w:rsidRPr="00434D36">
        <w:rPr>
          <w:sz w:val="24"/>
        </w:rPr>
        <w:t>not</w:t>
      </w:r>
      <w:r w:rsidRPr="005F0A42">
        <w:rPr>
          <w:sz w:val="24"/>
        </w:rPr>
        <w:t xml:space="preserve"> </w:t>
      </w:r>
      <w:r w:rsidRPr="00434D36">
        <w:rPr>
          <w:sz w:val="24"/>
        </w:rPr>
        <w:t>stored</w:t>
      </w:r>
      <w:r w:rsidRPr="005F0A42">
        <w:rPr>
          <w:sz w:val="24"/>
        </w:rPr>
        <w:t xml:space="preserve"> </w:t>
      </w:r>
      <w:r w:rsidRPr="00434D36">
        <w:rPr>
          <w:sz w:val="24"/>
        </w:rPr>
        <w:t>securely</w:t>
      </w:r>
      <w:r w:rsidRPr="005F0A42">
        <w:rPr>
          <w:sz w:val="24"/>
        </w:rPr>
        <w:t xml:space="preserve">, </w:t>
      </w:r>
      <w:r w:rsidRPr="00434D36">
        <w:rPr>
          <w:sz w:val="24"/>
        </w:rPr>
        <w:t>and</w:t>
      </w:r>
      <w:r w:rsidRPr="005F0A42">
        <w:rPr>
          <w:sz w:val="24"/>
        </w:rPr>
        <w:t xml:space="preserve"> </w:t>
      </w:r>
      <w:r w:rsidRPr="00434D36">
        <w:rPr>
          <w:sz w:val="24"/>
        </w:rPr>
        <w:t>the</w:t>
      </w:r>
      <w:r w:rsidRPr="005F0A42">
        <w:rPr>
          <w:sz w:val="24"/>
        </w:rPr>
        <w:t xml:space="preserve"> </w:t>
      </w:r>
      <w:r w:rsidRPr="00434D36">
        <w:rPr>
          <w:sz w:val="24"/>
        </w:rPr>
        <w:t>system</w:t>
      </w:r>
      <w:r w:rsidRPr="005F0A42">
        <w:rPr>
          <w:sz w:val="24"/>
        </w:rPr>
        <w:t xml:space="preserve"> </w:t>
      </w:r>
      <w:r w:rsidRPr="00434D36">
        <w:rPr>
          <w:sz w:val="24"/>
        </w:rPr>
        <w:t>is</w:t>
      </w:r>
      <w:r w:rsidRPr="005F0A42">
        <w:rPr>
          <w:sz w:val="24"/>
        </w:rPr>
        <w:t xml:space="preserve"> </w:t>
      </w:r>
      <w:r w:rsidRPr="00434D36">
        <w:rPr>
          <w:sz w:val="24"/>
        </w:rPr>
        <w:t>not</w:t>
      </w:r>
      <w:r w:rsidRPr="005F0A42">
        <w:rPr>
          <w:sz w:val="24"/>
        </w:rPr>
        <w:t xml:space="preserve"> </w:t>
      </w:r>
      <w:r w:rsidRPr="00434D36">
        <w:rPr>
          <w:sz w:val="24"/>
        </w:rPr>
        <w:t>maintainable</w:t>
      </w:r>
      <w:r w:rsidRPr="005F0A42">
        <w:rPr>
          <w:sz w:val="24"/>
        </w:rPr>
        <w:t xml:space="preserve">. </w:t>
      </w:r>
      <w:r w:rsidRPr="00434D36">
        <w:rPr>
          <w:sz w:val="24"/>
        </w:rPr>
        <w:t>It</w:t>
      </w:r>
      <w:r w:rsidRPr="005F0A42">
        <w:rPr>
          <w:sz w:val="24"/>
        </w:rPr>
        <w:t xml:space="preserve"> </w:t>
      </w:r>
      <w:r w:rsidRPr="00434D36">
        <w:rPr>
          <w:sz w:val="24"/>
        </w:rPr>
        <w:t>is</w:t>
      </w:r>
      <w:r w:rsidRPr="005F0A42">
        <w:rPr>
          <w:sz w:val="24"/>
        </w:rPr>
        <w:t xml:space="preserve"> </w:t>
      </w:r>
      <w:r w:rsidRPr="00434D36">
        <w:rPr>
          <w:sz w:val="24"/>
        </w:rPr>
        <w:t>difficult</w:t>
      </w:r>
      <w:r w:rsidRPr="005F0A42">
        <w:rPr>
          <w:sz w:val="24"/>
        </w:rPr>
        <w:t xml:space="preserve"> </w:t>
      </w:r>
      <w:r w:rsidRPr="00434D36">
        <w:rPr>
          <w:sz w:val="24"/>
        </w:rPr>
        <w:t>to</w:t>
      </w:r>
      <w:r w:rsidRPr="005F0A42">
        <w:rPr>
          <w:sz w:val="24"/>
        </w:rPr>
        <w:t xml:space="preserve"> </w:t>
      </w:r>
      <w:r w:rsidRPr="00434D36">
        <w:rPr>
          <w:sz w:val="24"/>
        </w:rPr>
        <w:t>balance</w:t>
      </w:r>
      <w:r w:rsidRPr="005F0A42">
        <w:rPr>
          <w:sz w:val="24"/>
        </w:rPr>
        <w:t>.</w:t>
      </w:r>
    </w:p>
    <w:p w14:paraId="6A03FD0C" w14:textId="77777777" w:rsidR="005F0A42" w:rsidRPr="005F0A42" w:rsidRDefault="005F0A42" w:rsidP="006200F7">
      <w:pPr>
        <w:adjustRightInd w:val="0"/>
        <w:snapToGrid w:val="0"/>
        <w:spacing w:line="300" w:lineRule="auto"/>
        <w:ind w:firstLineChars="200" w:firstLine="480"/>
        <w:rPr>
          <w:sz w:val="24"/>
        </w:rPr>
      </w:pPr>
      <w:r w:rsidRPr="00434D36">
        <w:rPr>
          <w:sz w:val="24"/>
        </w:rPr>
        <w:t>The</w:t>
      </w:r>
      <w:r w:rsidRPr="005F0A42">
        <w:rPr>
          <w:sz w:val="24"/>
        </w:rPr>
        <w:t xml:space="preserve"> </w:t>
      </w:r>
      <w:r w:rsidRPr="00434D36">
        <w:rPr>
          <w:sz w:val="24"/>
        </w:rPr>
        <w:t>dissertation</w:t>
      </w:r>
      <w:r w:rsidRPr="005F0A42">
        <w:rPr>
          <w:sz w:val="24"/>
        </w:rPr>
        <w:t xml:space="preserve"> </w:t>
      </w:r>
      <w:r w:rsidRPr="00434D36">
        <w:rPr>
          <w:sz w:val="24"/>
        </w:rPr>
        <w:t>first</w:t>
      </w:r>
      <w:r w:rsidRPr="005F0A42">
        <w:rPr>
          <w:sz w:val="24"/>
        </w:rPr>
        <w:t xml:space="preserve"> </w:t>
      </w:r>
      <w:r w:rsidRPr="00434D36">
        <w:rPr>
          <w:sz w:val="24"/>
        </w:rPr>
        <w:t>discusses</w:t>
      </w:r>
      <w:r w:rsidRPr="005F0A42">
        <w:rPr>
          <w:sz w:val="24"/>
        </w:rPr>
        <w:t xml:space="preserve"> </w:t>
      </w:r>
      <w:r w:rsidRPr="00434D36">
        <w:rPr>
          <w:sz w:val="24"/>
        </w:rPr>
        <w:t>the</w:t>
      </w:r>
      <w:r w:rsidRPr="005F0A42">
        <w:rPr>
          <w:sz w:val="24"/>
        </w:rPr>
        <w:t xml:space="preserve"> </w:t>
      </w:r>
      <w:r w:rsidRPr="00434D36">
        <w:rPr>
          <w:sz w:val="24"/>
        </w:rPr>
        <w:t>research</w:t>
      </w:r>
      <w:r w:rsidRPr="005F0A42">
        <w:rPr>
          <w:sz w:val="24"/>
        </w:rPr>
        <w:t xml:space="preserve"> </w:t>
      </w:r>
      <w:r w:rsidRPr="00434D36">
        <w:rPr>
          <w:sz w:val="24"/>
        </w:rPr>
        <w:t>background</w:t>
      </w:r>
      <w:r w:rsidRPr="005F0A42">
        <w:rPr>
          <w:sz w:val="24"/>
        </w:rPr>
        <w:t xml:space="preserve"> </w:t>
      </w:r>
      <w:r w:rsidRPr="00434D36">
        <w:rPr>
          <w:sz w:val="24"/>
        </w:rPr>
        <w:t>of</w:t>
      </w:r>
      <w:r w:rsidRPr="005F0A42">
        <w:rPr>
          <w:sz w:val="24"/>
        </w:rPr>
        <w:t xml:space="preserve"> </w:t>
      </w:r>
      <w:r w:rsidRPr="00434D36">
        <w:rPr>
          <w:sz w:val="24"/>
        </w:rPr>
        <w:t>driving</w:t>
      </w:r>
      <w:r w:rsidRPr="005F0A42">
        <w:rPr>
          <w:sz w:val="24"/>
        </w:rPr>
        <w:t xml:space="preserve"> </w:t>
      </w:r>
      <w:r w:rsidRPr="00434D36">
        <w:rPr>
          <w:sz w:val="24"/>
        </w:rPr>
        <w:t>school</w:t>
      </w:r>
      <w:r w:rsidRPr="005F0A42">
        <w:rPr>
          <w:sz w:val="24"/>
        </w:rPr>
        <w:t xml:space="preserve"> </w:t>
      </w:r>
      <w:r w:rsidRPr="00434D36">
        <w:rPr>
          <w:sz w:val="24"/>
        </w:rPr>
        <w:t>management</w:t>
      </w:r>
      <w:r w:rsidRPr="005F0A42">
        <w:rPr>
          <w:sz w:val="24"/>
        </w:rPr>
        <w:t xml:space="preserve"> </w:t>
      </w:r>
      <w:r w:rsidRPr="00434D36">
        <w:rPr>
          <w:sz w:val="24"/>
        </w:rPr>
        <w:t>systems</w:t>
      </w:r>
      <w:r w:rsidRPr="005F0A42">
        <w:rPr>
          <w:sz w:val="24"/>
        </w:rPr>
        <w:t xml:space="preserve">, </w:t>
      </w:r>
      <w:r w:rsidRPr="00434D36">
        <w:rPr>
          <w:sz w:val="24"/>
        </w:rPr>
        <w:t>and</w:t>
      </w:r>
      <w:r w:rsidRPr="005F0A42">
        <w:rPr>
          <w:sz w:val="24"/>
        </w:rPr>
        <w:t xml:space="preserve"> </w:t>
      </w:r>
      <w:r w:rsidRPr="00434D36">
        <w:rPr>
          <w:sz w:val="24"/>
        </w:rPr>
        <w:t>then</w:t>
      </w:r>
      <w:r w:rsidRPr="005F0A42">
        <w:rPr>
          <w:sz w:val="24"/>
        </w:rPr>
        <w:t xml:space="preserve"> </w:t>
      </w:r>
      <w:r w:rsidRPr="00434D36">
        <w:rPr>
          <w:sz w:val="24"/>
        </w:rPr>
        <w:t>studies</w:t>
      </w:r>
      <w:r w:rsidRPr="005F0A42">
        <w:rPr>
          <w:sz w:val="24"/>
        </w:rPr>
        <w:t xml:space="preserve"> </w:t>
      </w:r>
      <w:r w:rsidRPr="00434D36">
        <w:rPr>
          <w:sz w:val="24"/>
        </w:rPr>
        <w:t>the</w:t>
      </w:r>
      <w:r w:rsidRPr="005F0A42">
        <w:rPr>
          <w:sz w:val="24"/>
        </w:rPr>
        <w:t xml:space="preserve"> </w:t>
      </w:r>
      <w:r w:rsidRPr="00434D36">
        <w:rPr>
          <w:sz w:val="24"/>
        </w:rPr>
        <w:t>existing</w:t>
      </w:r>
      <w:r w:rsidRPr="005F0A42">
        <w:rPr>
          <w:sz w:val="24"/>
        </w:rPr>
        <w:t xml:space="preserve"> </w:t>
      </w:r>
      <w:r w:rsidRPr="00434D36">
        <w:rPr>
          <w:sz w:val="24"/>
        </w:rPr>
        <w:t>system</w:t>
      </w:r>
      <w:r w:rsidRPr="005F0A42">
        <w:rPr>
          <w:sz w:val="24"/>
        </w:rPr>
        <w:t xml:space="preserve"> </w:t>
      </w:r>
      <w:r w:rsidRPr="00434D36">
        <w:rPr>
          <w:sz w:val="24"/>
        </w:rPr>
        <w:t>technologies</w:t>
      </w:r>
      <w:r w:rsidRPr="005F0A42">
        <w:rPr>
          <w:sz w:val="24"/>
        </w:rPr>
        <w:t xml:space="preserve"> </w:t>
      </w:r>
      <w:r w:rsidRPr="00434D36">
        <w:rPr>
          <w:sz w:val="24"/>
        </w:rPr>
        <w:t>in</w:t>
      </w:r>
      <w:r w:rsidRPr="005F0A42">
        <w:rPr>
          <w:sz w:val="24"/>
        </w:rPr>
        <w:t xml:space="preserve"> </w:t>
      </w:r>
      <w:r w:rsidRPr="00434D36">
        <w:rPr>
          <w:sz w:val="24"/>
        </w:rPr>
        <w:t>the</w:t>
      </w:r>
      <w:r w:rsidRPr="005F0A42">
        <w:rPr>
          <w:sz w:val="24"/>
        </w:rPr>
        <w:t xml:space="preserve"> </w:t>
      </w:r>
      <w:r w:rsidRPr="00434D36">
        <w:rPr>
          <w:sz w:val="24"/>
        </w:rPr>
        <w:t>market</w:t>
      </w:r>
      <w:r w:rsidRPr="005F0A42">
        <w:rPr>
          <w:sz w:val="24"/>
        </w:rPr>
        <w:t xml:space="preserve">, </w:t>
      </w:r>
      <w:r w:rsidRPr="00434D36">
        <w:rPr>
          <w:sz w:val="24"/>
        </w:rPr>
        <w:t>and</w:t>
      </w:r>
      <w:r w:rsidRPr="005F0A42">
        <w:rPr>
          <w:sz w:val="24"/>
        </w:rPr>
        <w:t xml:space="preserve"> </w:t>
      </w:r>
      <w:r w:rsidRPr="00434D36">
        <w:rPr>
          <w:sz w:val="24"/>
        </w:rPr>
        <w:t>analyzes</w:t>
      </w:r>
      <w:r w:rsidRPr="005F0A42">
        <w:rPr>
          <w:sz w:val="24"/>
        </w:rPr>
        <w:t xml:space="preserve"> </w:t>
      </w:r>
      <w:r w:rsidRPr="00434D36">
        <w:rPr>
          <w:sz w:val="24"/>
        </w:rPr>
        <w:t>the</w:t>
      </w:r>
      <w:r w:rsidRPr="005F0A42">
        <w:rPr>
          <w:sz w:val="24"/>
        </w:rPr>
        <w:t xml:space="preserve"> </w:t>
      </w:r>
      <w:r w:rsidRPr="00434D36">
        <w:rPr>
          <w:sz w:val="24"/>
        </w:rPr>
        <w:t>current</w:t>
      </w:r>
      <w:r w:rsidRPr="005F0A42">
        <w:rPr>
          <w:sz w:val="24"/>
        </w:rPr>
        <w:t xml:space="preserve"> </w:t>
      </w:r>
      <w:r w:rsidRPr="00434D36">
        <w:rPr>
          <w:sz w:val="24"/>
        </w:rPr>
        <w:t>situation</w:t>
      </w:r>
      <w:r w:rsidRPr="005F0A42">
        <w:rPr>
          <w:sz w:val="24"/>
        </w:rPr>
        <w:t xml:space="preserve"> </w:t>
      </w:r>
      <w:r w:rsidRPr="00434D36">
        <w:rPr>
          <w:sz w:val="24"/>
        </w:rPr>
        <w:t>in</w:t>
      </w:r>
      <w:r w:rsidRPr="005F0A42">
        <w:rPr>
          <w:sz w:val="24"/>
        </w:rPr>
        <w:t xml:space="preserve"> </w:t>
      </w:r>
      <w:r w:rsidRPr="00434D36">
        <w:rPr>
          <w:sz w:val="24"/>
        </w:rPr>
        <w:t>the</w:t>
      </w:r>
      <w:r w:rsidRPr="005F0A42">
        <w:rPr>
          <w:sz w:val="24"/>
        </w:rPr>
        <w:t xml:space="preserve"> </w:t>
      </w:r>
      <w:r w:rsidRPr="00434D36">
        <w:rPr>
          <w:sz w:val="24"/>
        </w:rPr>
        <w:t>society</w:t>
      </w:r>
      <w:r w:rsidRPr="005F0A42">
        <w:rPr>
          <w:sz w:val="24"/>
        </w:rPr>
        <w:t xml:space="preserve">. </w:t>
      </w:r>
      <w:r w:rsidRPr="00434D36">
        <w:rPr>
          <w:sz w:val="24"/>
        </w:rPr>
        <w:t>Based</w:t>
      </w:r>
      <w:r w:rsidRPr="005F0A42">
        <w:rPr>
          <w:sz w:val="24"/>
        </w:rPr>
        <w:t xml:space="preserve"> </w:t>
      </w:r>
      <w:r w:rsidRPr="00434D36">
        <w:rPr>
          <w:sz w:val="24"/>
        </w:rPr>
        <w:t>on</w:t>
      </w:r>
      <w:r w:rsidRPr="005F0A42">
        <w:rPr>
          <w:sz w:val="24"/>
        </w:rPr>
        <w:t xml:space="preserve"> </w:t>
      </w:r>
      <w:r w:rsidRPr="00434D36">
        <w:rPr>
          <w:sz w:val="24"/>
        </w:rPr>
        <w:t>this</w:t>
      </w:r>
      <w:r w:rsidRPr="005F0A42">
        <w:rPr>
          <w:sz w:val="24"/>
        </w:rPr>
        <w:t xml:space="preserve">, </w:t>
      </w:r>
      <w:r w:rsidRPr="00434D36">
        <w:rPr>
          <w:sz w:val="24"/>
        </w:rPr>
        <w:t>the</w:t>
      </w:r>
      <w:r w:rsidRPr="005F0A42">
        <w:rPr>
          <w:sz w:val="24"/>
        </w:rPr>
        <w:t xml:space="preserve"> </w:t>
      </w:r>
      <w:r w:rsidRPr="00434D36">
        <w:rPr>
          <w:sz w:val="24"/>
        </w:rPr>
        <w:t>system</w:t>
      </w:r>
      <w:r w:rsidRPr="005F0A42">
        <w:rPr>
          <w:sz w:val="24"/>
        </w:rPr>
        <w:t xml:space="preserve"> </w:t>
      </w:r>
      <w:r w:rsidRPr="00434D36">
        <w:rPr>
          <w:sz w:val="24"/>
        </w:rPr>
        <w:t>design</w:t>
      </w:r>
      <w:r w:rsidRPr="005F0A42">
        <w:rPr>
          <w:sz w:val="24"/>
        </w:rPr>
        <w:t xml:space="preserve"> </w:t>
      </w:r>
      <w:r w:rsidRPr="00434D36">
        <w:rPr>
          <w:sz w:val="24"/>
        </w:rPr>
        <w:t>outlined</w:t>
      </w:r>
      <w:r w:rsidRPr="005F0A42">
        <w:rPr>
          <w:sz w:val="24"/>
        </w:rPr>
        <w:t xml:space="preserve"> </w:t>
      </w:r>
      <w:r w:rsidRPr="00434D36">
        <w:rPr>
          <w:sz w:val="24"/>
        </w:rPr>
        <w:t>in</w:t>
      </w:r>
      <w:r w:rsidRPr="005F0A42">
        <w:rPr>
          <w:sz w:val="24"/>
        </w:rPr>
        <w:t xml:space="preserve"> </w:t>
      </w:r>
      <w:r w:rsidRPr="00434D36">
        <w:rPr>
          <w:sz w:val="24"/>
        </w:rPr>
        <w:t>this</w:t>
      </w:r>
      <w:r w:rsidRPr="005F0A42">
        <w:rPr>
          <w:sz w:val="24"/>
        </w:rPr>
        <w:t xml:space="preserve"> </w:t>
      </w:r>
      <w:r w:rsidRPr="00434D36">
        <w:rPr>
          <w:sz w:val="24"/>
        </w:rPr>
        <w:t>article</w:t>
      </w:r>
      <w:r w:rsidRPr="005F0A42">
        <w:rPr>
          <w:sz w:val="24"/>
        </w:rPr>
        <w:t xml:space="preserve"> </w:t>
      </w:r>
      <w:r w:rsidRPr="00434D36">
        <w:rPr>
          <w:sz w:val="24"/>
        </w:rPr>
        <w:t>is</w:t>
      </w:r>
      <w:r w:rsidRPr="005F0A42">
        <w:rPr>
          <w:sz w:val="24"/>
        </w:rPr>
        <w:t xml:space="preserve"> </w:t>
      </w:r>
      <w:r w:rsidRPr="00434D36">
        <w:rPr>
          <w:sz w:val="24"/>
        </w:rPr>
        <w:t>conceived</w:t>
      </w:r>
      <w:r w:rsidRPr="005F0A42">
        <w:rPr>
          <w:sz w:val="24"/>
        </w:rPr>
        <w:t xml:space="preserve">. </w:t>
      </w:r>
      <w:r w:rsidRPr="00434D36">
        <w:rPr>
          <w:sz w:val="24"/>
        </w:rPr>
        <w:t>The</w:t>
      </w:r>
      <w:r w:rsidRPr="005F0A42">
        <w:rPr>
          <w:sz w:val="24"/>
        </w:rPr>
        <w:t xml:space="preserve"> </w:t>
      </w:r>
      <w:r w:rsidRPr="00434D36">
        <w:rPr>
          <w:sz w:val="24"/>
        </w:rPr>
        <w:t>shortcomings</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system</w:t>
      </w:r>
      <w:r w:rsidRPr="005F0A42">
        <w:rPr>
          <w:sz w:val="24"/>
        </w:rPr>
        <w:t xml:space="preserve"> </w:t>
      </w:r>
      <w:r w:rsidRPr="00434D36">
        <w:rPr>
          <w:sz w:val="24"/>
        </w:rPr>
        <w:t>in</w:t>
      </w:r>
      <w:r w:rsidRPr="005F0A42">
        <w:rPr>
          <w:sz w:val="24"/>
        </w:rPr>
        <w:t xml:space="preserve"> </w:t>
      </w:r>
      <w:r w:rsidRPr="00434D36">
        <w:rPr>
          <w:sz w:val="24"/>
        </w:rPr>
        <w:t>stability</w:t>
      </w:r>
      <w:r w:rsidRPr="005F0A42">
        <w:rPr>
          <w:sz w:val="24"/>
        </w:rPr>
        <w:t xml:space="preserve"> </w:t>
      </w:r>
      <w:r w:rsidRPr="00434D36">
        <w:rPr>
          <w:sz w:val="24"/>
        </w:rPr>
        <w:t>and</w:t>
      </w:r>
      <w:r w:rsidRPr="005F0A42">
        <w:rPr>
          <w:sz w:val="24"/>
        </w:rPr>
        <w:t xml:space="preserve"> </w:t>
      </w:r>
      <w:r w:rsidRPr="00434D36">
        <w:rPr>
          <w:sz w:val="24"/>
        </w:rPr>
        <w:t>scalability</w:t>
      </w:r>
      <w:r w:rsidRPr="005F0A42">
        <w:rPr>
          <w:sz w:val="24"/>
        </w:rPr>
        <w:t xml:space="preserve">, </w:t>
      </w:r>
      <w:r w:rsidRPr="00434D36">
        <w:rPr>
          <w:sz w:val="24"/>
        </w:rPr>
        <w:t>and</w:t>
      </w:r>
      <w:r w:rsidRPr="005F0A42">
        <w:rPr>
          <w:sz w:val="24"/>
        </w:rPr>
        <w:t xml:space="preserve"> </w:t>
      </w:r>
      <w:r w:rsidRPr="00434D36">
        <w:rPr>
          <w:sz w:val="24"/>
        </w:rPr>
        <w:t>prospects</w:t>
      </w:r>
      <w:r w:rsidRPr="005F0A42">
        <w:rPr>
          <w:sz w:val="24"/>
        </w:rPr>
        <w:t xml:space="preserve"> </w:t>
      </w:r>
      <w:r w:rsidRPr="00434D36">
        <w:rPr>
          <w:sz w:val="24"/>
        </w:rPr>
        <w:t>for</w:t>
      </w:r>
      <w:r w:rsidRPr="005F0A42">
        <w:rPr>
          <w:sz w:val="24"/>
        </w:rPr>
        <w:t xml:space="preserve"> </w:t>
      </w:r>
      <w:r w:rsidRPr="00434D36">
        <w:rPr>
          <w:sz w:val="24"/>
        </w:rPr>
        <w:t>the</w:t>
      </w:r>
      <w:r w:rsidRPr="005F0A42">
        <w:rPr>
          <w:sz w:val="24"/>
        </w:rPr>
        <w:t xml:space="preserve"> </w:t>
      </w:r>
      <w:r w:rsidRPr="00434D36">
        <w:rPr>
          <w:sz w:val="24"/>
        </w:rPr>
        <w:t>design</w:t>
      </w:r>
      <w:r w:rsidRPr="005F0A42">
        <w:rPr>
          <w:sz w:val="24"/>
        </w:rPr>
        <w:t xml:space="preserve"> </w:t>
      </w:r>
      <w:r w:rsidRPr="00434D36">
        <w:rPr>
          <w:sz w:val="24"/>
        </w:rPr>
        <w:t>results</w:t>
      </w:r>
      <w:r w:rsidRPr="005F0A42">
        <w:rPr>
          <w:sz w:val="24"/>
        </w:rPr>
        <w:t>.</w:t>
      </w:r>
    </w:p>
    <w:p w14:paraId="6954DF9D" w14:textId="2F25BC97" w:rsidR="005F0A42" w:rsidRDefault="005F0A42" w:rsidP="006200F7">
      <w:pPr>
        <w:adjustRightInd w:val="0"/>
        <w:snapToGrid w:val="0"/>
        <w:spacing w:line="300" w:lineRule="auto"/>
        <w:ind w:firstLineChars="200" w:firstLine="480"/>
        <w:rPr>
          <w:sz w:val="24"/>
        </w:rPr>
      </w:pPr>
      <w:r w:rsidRPr="00434D36">
        <w:rPr>
          <w:sz w:val="24"/>
        </w:rPr>
        <w:t>The</w:t>
      </w:r>
      <w:r w:rsidRPr="005F0A42">
        <w:rPr>
          <w:sz w:val="24"/>
        </w:rPr>
        <w:t xml:space="preserve"> </w:t>
      </w:r>
      <w:r w:rsidRPr="00434D36">
        <w:rPr>
          <w:sz w:val="24"/>
        </w:rPr>
        <w:t>thesis</w:t>
      </w:r>
      <w:r w:rsidRPr="005F0A42">
        <w:rPr>
          <w:sz w:val="24"/>
        </w:rPr>
        <w:t xml:space="preserve"> </w:t>
      </w:r>
      <w:r w:rsidRPr="00434D36">
        <w:rPr>
          <w:sz w:val="24"/>
        </w:rPr>
        <w:t>designs</w:t>
      </w:r>
      <w:r w:rsidRPr="005F0A42">
        <w:rPr>
          <w:sz w:val="24"/>
        </w:rPr>
        <w:t xml:space="preserve"> </w:t>
      </w:r>
      <w:r w:rsidRPr="00434D36">
        <w:rPr>
          <w:sz w:val="24"/>
        </w:rPr>
        <w:t>a</w:t>
      </w:r>
      <w:r w:rsidRPr="005F0A42">
        <w:rPr>
          <w:sz w:val="24"/>
        </w:rPr>
        <w:t xml:space="preserve"> </w:t>
      </w:r>
      <w:r w:rsidRPr="00434D36">
        <w:rPr>
          <w:sz w:val="24"/>
        </w:rPr>
        <w:t>management</w:t>
      </w:r>
      <w:r w:rsidRPr="005F0A42">
        <w:rPr>
          <w:sz w:val="24"/>
        </w:rPr>
        <w:t xml:space="preserve"> </w:t>
      </w:r>
      <w:r w:rsidRPr="00434D36">
        <w:rPr>
          <w:sz w:val="24"/>
        </w:rPr>
        <w:t>system</w:t>
      </w:r>
      <w:r w:rsidRPr="005F0A42">
        <w:rPr>
          <w:sz w:val="24"/>
        </w:rPr>
        <w:t xml:space="preserve"> </w:t>
      </w:r>
      <w:r w:rsidRPr="00434D36">
        <w:rPr>
          <w:sz w:val="24"/>
        </w:rPr>
        <w:t>based</w:t>
      </w:r>
      <w:r w:rsidRPr="005F0A42">
        <w:rPr>
          <w:sz w:val="24"/>
        </w:rPr>
        <w:t xml:space="preserve"> </w:t>
      </w:r>
      <w:r w:rsidRPr="00434D36">
        <w:rPr>
          <w:sz w:val="24"/>
        </w:rPr>
        <w:t>on</w:t>
      </w:r>
      <w:r w:rsidRPr="005F0A42">
        <w:rPr>
          <w:sz w:val="24"/>
        </w:rPr>
        <w:t xml:space="preserve"> </w:t>
      </w:r>
      <w:r w:rsidRPr="00434D36">
        <w:rPr>
          <w:sz w:val="24"/>
        </w:rPr>
        <w:t>the</w:t>
      </w:r>
      <w:r w:rsidRPr="005F0A42">
        <w:rPr>
          <w:sz w:val="24"/>
        </w:rPr>
        <w:t xml:space="preserve"> </w:t>
      </w:r>
      <w:r w:rsidRPr="00434D36">
        <w:rPr>
          <w:sz w:val="24"/>
        </w:rPr>
        <w:t>combination</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Internet</w:t>
      </w:r>
      <w:r w:rsidRPr="005F0A42">
        <w:rPr>
          <w:sz w:val="24"/>
        </w:rPr>
        <w:t xml:space="preserve"> </w:t>
      </w:r>
      <w:r w:rsidRPr="00434D36">
        <w:rPr>
          <w:sz w:val="24"/>
        </w:rPr>
        <w:t>of</w:t>
      </w:r>
      <w:r w:rsidRPr="005F0A42">
        <w:rPr>
          <w:sz w:val="24"/>
        </w:rPr>
        <w:t xml:space="preserve"> </w:t>
      </w:r>
      <w:r w:rsidRPr="00434D36">
        <w:rPr>
          <w:sz w:val="24"/>
        </w:rPr>
        <w:t>Things</w:t>
      </w:r>
      <w:r w:rsidRPr="005F0A42">
        <w:rPr>
          <w:sz w:val="24"/>
        </w:rPr>
        <w:t xml:space="preserve"> </w:t>
      </w:r>
      <w:r w:rsidRPr="00434D36">
        <w:rPr>
          <w:sz w:val="24"/>
        </w:rPr>
        <w:t>platform</w:t>
      </w:r>
      <w:r w:rsidRPr="005F0A42">
        <w:rPr>
          <w:sz w:val="24"/>
        </w:rPr>
        <w:t xml:space="preserve"> </w:t>
      </w:r>
      <w:r w:rsidRPr="00434D36">
        <w:rPr>
          <w:sz w:val="24"/>
        </w:rPr>
        <w:t>and</w:t>
      </w:r>
      <w:r w:rsidRPr="005F0A42">
        <w:rPr>
          <w:sz w:val="24"/>
        </w:rPr>
        <w:t xml:space="preserve"> </w:t>
      </w:r>
      <w:r w:rsidRPr="00434D36">
        <w:rPr>
          <w:sz w:val="24"/>
        </w:rPr>
        <w:t>the</w:t>
      </w:r>
      <w:r w:rsidRPr="005F0A42">
        <w:rPr>
          <w:sz w:val="24"/>
        </w:rPr>
        <w:t xml:space="preserve"> </w:t>
      </w:r>
      <w:r w:rsidRPr="00434D36">
        <w:rPr>
          <w:sz w:val="24"/>
        </w:rPr>
        <w:t>B</w:t>
      </w:r>
      <w:r w:rsidRPr="005F0A42">
        <w:rPr>
          <w:sz w:val="24"/>
        </w:rPr>
        <w:t xml:space="preserve"> / </w:t>
      </w:r>
      <w:r w:rsidRPr="00434D36">
        <w:rPr>
          <w:sz w:val="24"/>
        </w:rPr>
        <w:t>S</w:t>
      </w:r>
      <w:r w:rsidRPr="005F0A42">
        <w:rPr>
          <w:sz w:val="24"/>
        </w:rPr>
        <w:t xml:space="preserve"> </w:t>
      </w:r>
      <w:r w:rsidRPr="00434D36">
        <w:rPr>
          <w:sz w:val="24"/>
        </w:rPr>
        <w:t>architecture</w:t>
      </w:r>
      <w:r w:rsidRPr="005F0A42">
        <w:rPr>
          <w:sz w:val="24"/>
        </w:rPr>
        <w:t xml:space="preserve">, </w:t>
      </w:r>
      <w:r w:rsidRPr="00434D36">
        <w:rPr>
          <w:sz w:val="24"/>
        </w:rPr>
        <w:t>which</w:t>
      </w:r>
      <w:r w:rsidRPr="005F0A42">
        <w:rPr>
          <w:sz w:val="24"/>
        </w:rPr>
        <w:t xml:space="preserve"> </w:t>
      </w:r>
      <w:r w:rsidRPr="00434D36">
        <w:rPr>
          <w:sz w:val="24"/>
        </w:rPr>
        <w:t>effectively</w:t>
      </w:r>
      <w:r w:rsidRPr="005F0A42">
        <w:rPr>
          <w:sz w:val="24"/>
        </w:rPr>
        <w:t xml:space="preserve"> </w:t>
      </w:r>
      <w:r w:rsidRPr="00434D36">
        <w:rPr>
          <w:sz w:val="24"/>
        </w:rPr>
        <w:t>reduces</w:t>
      </w:r>
      <w:r w:rsidRPr="005F0A42">
        <w:rPr>
          <w:sz w:val="24"/>
        </w:rPr>
        <w:t xml:space="preserve"> </w:t>
      </w:r>
      <w:r w:rsidRPr="00434D36">
        <w:rPr>
          <w:sz w:val="24"/>
        </w:rPr>
        <w:t>the</w:t>
      </w:r>
      <w:r w:rsidRPr="005F0A42">
        <w:rPr>
          <w:sz w:val="24"/>
        </w:rPr>
        <w:t xml:space="preserve"> </w:t>
      </w:r>
      <w:r w:rsidRPr="00434D36">
        <w:rPr>
          <w:sz w:val="24"/>
        </w:rPr>
        <w:t>disadvantages</w:t>
      </w:r>
      <w:r w:rsidRPr="005F0A42">
        <w:rPr>
          <w:sz w:val="24"/>
        </w:rPr>
        <w:t xml:space="preserve"> </w:t>
      </w:r>
      <w:r w:rsidRPr="00434D36">
        <w:rPr>
          <w:sz w:val="24"/>
        </w:rPr>
        <w:t>of</w:t>
      </w:r>
      <w:r w:rsidRPr="005F0A42">
        <w:rPr>
          <w:sz w:val="24"/>
        </w:rPr>
        <w:t xml:space="preserve"> </w:t>
      </w:r>
      <w:r w:rsidRPr="00434D36">
        <w:rPr>
          <w:sz w:val="24"/>
        </w:rPr>
        <w:t>driving</w:t>
      </w:r>
      <w:r w:rsidRPr="005F0A42">
        <w:rPr>
          <w:sz w:val="24"/>
        </w:rPr>
        <w:t xml:space="preserve"> </w:t>
      </w:r>
      <w:r w:rsidRPr="00434D36">
        <w:rPr>
          <w:sz w:val="24"/>
        </w:rPr>
        <w:t>school</w:t>
      </w:r>
      <w:r w:rsidRPr="005F0A42">
        <w:rPr>
          <w:sz w:val="24"/>
        </w:rPr>
        <w:t xml:space="preserve"> </w:t>
      </w:r>
      <w:r w:rsidRPr="00434D36">
        <w:rPr>
          <w:sz w:val="24"/>
        </w:rPr>
        <w:t>cars</w:t>
      </w:r>
      <w:r w:rsidRPr="005F0A42">
        <w:rPr>
          <w:sz w:val="24"/>
        </w:rPr>
        <w:t xml:space="preserve"> </w:t>
      </w:r>
      <w:r w:rsidRPr="00434D36">
        <w:rPr>
          <w:sz w:val="24"/>
        </w:rPr>
        <w:t>that</w:t>
      </w:r>
      <w:r w:rsidRPr="005F0A42">
        <w:rPr>
          <w:sz w:val="24"/>
        </w:rPr>
        <w:t xml:space="preserve"> </w:t>
      </w:r>
      <w:r w:rsidRPr="00434D36">
        <w:rPr>
          <w:sz w:val="24"/>
        </w:rPr>
        <w:t>cannot</w:t>
      </w:r>
      <w:r w:rsidRPr="005F0A42">
        <w:rPr>
          <w:sz w:val="24"/>
        </w:rPr>
        <w:t xml:space="preserve"> </w:t>
      </w:r>
      <w:r w:rsidRPr="00434D36">
        <w:rPr>
          <w:sz w:val="24"/>
        </w:rPr>
        <w:t>be</w:t>
      </w:r>
      <w:r w:rsidRPr="005F0A42">
        <w:rPr>
          <w:sz w:val="24"/>
        </w:rPr>
        <w:t xml:space="preserve"> </w:t>
      </w:r>
      <w:r w:rsidRPr="00434D36">
        <w:rPr>
          <w:sz w:val="24"/>
        </w:rPr>
        <w:t>interconnected</w:t>
      </w:r>
      <w:r w:rsidRPr="005F0A42">
        <w:rPr>
          <w:sz w:val="24"/>
        </w:rPr>
        <w:t xml:space="preserve">. </w:t>
      </w:r>
      <w:r w:rsidRPr="00434D36">
        <w:rPr>
          <w:sz w:val="24"/>
        </w:rPr>
        <w:t>At</w:t>
      </w:r>
      <w:r w:rsidRPr="005F0A42">
        <w:rPr>
          <w:sz w:val="24"/>
        </w:rPr>
        <w:t xml:space="preserve"> </w:t>
      </w:r>
      <w:r w:rsidRPr="00434D36">
        <w:rPr>
          <w:sz w:val="24"/>
        </w:rPr>
        <w:t>the</w:t>
      </w:r>
      <w:r w:rsidRPr="005F0A42">
        <w:rPr>
          <w:sz w:val="24"/>
        </w:rPr>
        <w:t xml:space="preserve"> </w:t>
      </w:r>
      <w:r w:rsidRPr="00434D36">
        <w:rPr>
          <w:sz w:val="24"/>
        </w:rPr>
        <w:t>same</w:t>
      </w:r>
      <w:r w:rsidRPr="005F0A42">
        <w:rPr>
          <w:sz w:val="24"/>
        </w:rPr>
        <w:t xml:space="preserve"> </w:t>
      </w:r>
      <w:r w:rsidRPr="00434D36">
        <w:rPr>
          <w:sz w:val="24"/>
        </w:rPr>
        <w:t>time</w:t>
      </w:r>
      <w:r w:rsidRPr="005F0A42">
        <w:rPr>
          <w:sz w:val="24"/>
        </w:rPr>
        <w:t xml:space="preserve">, </w:t>
      </w:r>
      <w:r w:rsidRPr="00434D36">
        <w:rPr>
          <w:sz w:val="24"/>
        </w:rPr>
        <w:t>based</w:t>
      </w:r>
      <w:r w:rsidRPr="005F0A42">
        <w:rPr>
          <w:sz w:val="24"/>
        </w:rPr>
        <w:t xml:space="preserve"> </w:t>
      </w:r>
      <w:r w:rsidRPr="00434D36">
        <w:rPr>
          <w:sz w:val="24"/>
        </w:rPr>
        <w:t>on</w:t>
      </w:r>
      <w:r w:rsidRPr="005F0A42">
        <w:rPr>
          <w:sz w:val="24"/>
        </w:rPr>
        <w:t xml:space="preserve"> </w:t>
      </w:r>
      <w:r w:rsidRPr="00434D36">
        <w:rPr>
          <w:sz w:val="24"/>
        </w:rPr>
        <w:t>the</w:t>
      </w:r>
      <w:r w:rsidRPr="005F0A42">
        <w:rPr>
          <w:sz w:val="24"/>
        </w:rPr>
        <w:t xml:space="preserve"> </w:t>
      </w:r>
      <w:r w:rsidRPr="00434D36">
        <w:rPr>
          <w:sz w:val="24"/>
        </w:rPr>
        <w:t>STM32</w:t>
      </w:r>
      <w:r w:rsidRPr="005F0A42">
        <w:rPr>
          <w:sz w:val="24"/>
        </w:rPr>
        <w:t xml:space="preserve"> </w:t>
      </w:r>
      <w:r w:rsidRPr="00434D36">
        <w:rPr>
          <w:sz w:val="24"/>
        </w:rPr>
        <w:t>development</w:t>
      </w:r>
      <w:r w:rsidRPr="005F0A42">
        <w:rPr>
          <w:sz w:val="24"/>
        </w:rPr>
        <w:t xml:space="preserve"> </w:t>
      </w:r>
      <w:r w:rsidRPr="00434D36">
        <w:rPr>
          <w:sz w:val="24"/>
        </w:rPr>
        <w:t>board</w:t>
      </w:r>
      <w:r w:rsidRPr="005F0A42">
        <w:rPr>
          <w:sz w:val="24"/>
        </w:rPr>
        <w:t xml:space="preserve">, </w:t>
      </w:r>
      <w:r w:rsidRPr="00434D36">
        <w:rPr>
          <w:sz w:val="24"/>
        </w:rPr>
        <w:t>FTID</w:t>
      </w:r>
      <w:r w:rsidRPr="005F0A42">
        <w:rPr>
          <w:sz w:val="24"/>
        </w:rPr>
        <w:t xml:space="preserve"> </w:t>
      </w:r>
      <w:r w:rsidRPr="00434D36">
        <w:rPr>
          <w:sz w:val="24"/>
        </w:rPr>
        <w:t>technology</w:t>
      </w:r>
      <w:r w:rsidRPr="005F0A42">
        <w:rPr>
          <w:sz w:val="24"/>
        </w:rPr>
        <w:t xml:space="preserve"> </w:t>
      </w:r>
      <w:r w:rsidRPr="00434D36">
        <w:rPr>
          <w:sz w:val="24"/>
        </w:rPr>
        <w:t>is</w:t>
      </w:r>
      <w:r w:rsidRPr="005F0A42">
        <w:rPr>
          <w:sz w:val="24"/>
        </w:rPr>
        <w:t xml:space="preserve"> </w:t>
      </w:r>
      <w:r w:rsidRPr="00434D36">
        <w:rPr>
          <w:sz w:val="24"/>
        </w:rPr>
        <w:t>used</w:t>
      </w:r>
      <w:r w:rsidRPr="005F0A42">
        <w:rPr>
          <w:sz w:val="24"/>
        </w:rPr>
        <w:t xml:space="preserve"> </w:t>
      </w:r>
      <w:r w:rsidRPr="00434D36">
        <w:rPr>
          <w:sz w:val="24"/>
        </w:rPr>
        <w:t>to</w:t>
      </w:r>
      <w:r w:rsidRPr="005F0A42">
        <w:rPr>
          <w:sz w:val="24"/>
        </w:rPr>
        <w:t xml:space="preserve"> </w:t>
      </w:r>
      <w:r w:rsidRPr="00434D36">
        <w:rPr>
          <w:sz w:val="24"/>
        </w:rPr>
        <w:t>implement</w:t>
      </w:r>
      <w:r w:rsidRPr="005F0A42">
        <w:rPr>
          <w:sz w:val="24"/>
        </w:rPr>
        <w:t xml:space="preserve"> </w:t>
      </w:r>
      <w:r w:rsidRPr="00434D36">
        <w:rPr>
          <w:sz w:val="24"/>
        </w:rPr>
        <w:t>functions</w:t>
      </w:r>
      <w:r w:rsidRPr="005F0A42">
        <w:rPr>
          <w:sz w:val="24"/>
        </w:rPr>
        <w:t xml:space="preserve"> </w:t>
      </w:r>
      <w:r w:rsidRPr="00434D36">
        <w:rPr>
          <w:sz w:val="24"/>
        </w:rPr>
        <w:t>such</w:t>
      </w:r>
      <w:r w:rsidRPr="005F0A42">
        <w:rPr>
          <w:sz w:val="24"/>
        </w:rPr>
        <w:t xml:space="preserve"> </w:t>
      </w:r>
      <w:r w:rsidRPr="00434D36">
        <w:rPr>
          <w:sz w:val="24"/>
        </w:rPr>
        <w:t>as</w:t>
      </w:r>
      <w:r w:rsidRPr="005F0A42">
        <w:rPr>
          <w:sz w:val="24"/>
        </w:rPr>
        <w:t xml:space="preserve"> </w:t>
      </w:r>
      <w:r w:rsidRPr="00434D36">
        <w:rPr>
          <w:sz w:val="24"/>
        </w:rPr>
        <w:t>train</w:t>
      </w:r>
      <w:r w:rsidRPr="005F0A42">
        <w:rPr>
          <w:sz w:val="24"/>
        </w:rPr>
        <w:t xml:space="preserve"> </w:t>
      </w:r>
      <w:r w:rsidRPr="00434D36">
        <w:rPr>
          <w:sz w:val="24"/>
        </w:rPr>
        <w:t>driving</w:t>
      </w:r>
      <w:r w:rsidRPr="005F0A42">
        <w:rPr>
          <w:sz w:val="24"/>
        </w:rPr>
        <w:t xml:space="preserve">, </w:t>
      </w:r>
      <w:r w:rsidRPr="00434D36">
        <w:rPr>
          <w:sz w:val="24"/>
        </w:rPr>
        <w:t>time</w:t>
      </w:r>
      <w:r w:rsidRPr="005F0A42">
        <w:rPr>
          <w:sz w:val="24"/>
        </w:rPr>
        <w:t xml:space="preserve"> </w:t>
      </w:r>
      <w:r w:rsidRPr="00434D36">
        <w:rPr>
          <w:sz w:val="24"/>
        </w:rPr>
        <w:t>attendance</w:t>
      </w:r>
      <w:r w:rsidRPr="005F0A42">
        <w:rPr>
          <w:sz w:val="24"/>
        </w:rPr>
        <w:t xml:space="preserve"> </w:t>
      </w:r>
      <w:r w:rsidRPr="00434D36">
        <w:rPr>
          <w:sz w:val="24"/>
        </w:rPr>
        <w:t>and</w:t>
      </w:r>
      <w:r w:rsidRPr="005F0A42">
        <w:rPr>
          <w:sz w:val="24"/>
        </w:rPr>
        <w:t xml:space="preserve"> </w:t>
      </w:r>
      <w:r w:rsidRPr="00434D36">
        <w:rPr>
          <w:sz w:val="24"/>
        </w:rPr>
        <w:t>entry</w:t>
      </w:r>
      <w:r w:rsidRPr="005F0A42">
        <w:rPr>
          <w:sz w:val="24"/>
        </w:rPr>
        <w:t xml:space="preserve">, </w:t>
      </w:r>
      <w:r w:rsidRPr="00434D36">
        <w:rPr>
          <w:sz w:val="24"/>
        </w:rPr>
        <w:t>RFID</w:t>
      </w:r>
      <w:r w:rsidRPr="005F0A42">
        <w:rPr>
          <w:sz w:val="24"/>
        </w:rPr>
        <w:t xml:space="preserve"> </w:t>
      </w:r>
      <w:r w:rsidRPr="00434D36">
        <w:rPr>
          <w:sz w:val="24"/>
        </w:rPr>
        <w:t>technology</w:t>
      </w:r>
      <w:r w:rsidRPr="005F0A42">
        <w:rPr>
          <w:sz w:val="24"/>
        </w:rPr>
        <w:t xml:space="preserve"> </w:t>
      </w:r>
      <w:r w:rsidRPr="00434D36">
        <w:rPr>
          <w:sz w:val="24"/>
        </w:rPr>
        <w:t>It</w:t>
      </w:r>
      <w:r w:rsidRPr="005F0A42">
        <w:rPr>
          <w:sz w:val="24"/>
        </w:rPr>
        <w:t xml:space="preserve"> </w:t>
      </w:r>
      <w:r w:rsidRPr="00434D36">
        <w:rPr>
          <w:sz w:val="24"/>
        </w:rPr>
        <w:t>is</w:t>
      </w:r>
      <w:r w:rsidRPr="005F0A42">
        <w:rPr>
          <w:sz w:val="24"/>
        </w:rPr>
        <w:t xml:space="preserve"> </w:t>
      </w:r>
      <w:r w:rsidRPr="00434D36">
        <w:rPr>
          <w:sz w:val="24"/>
        </w:rPr>
        <w:t>non</w:t>
      </w:r>
      <w:r w:rsidRPr="005F0A42">
        <w:rPr>
          <w:sz w:val="24"/>
        </w:rPr>
        <w:t>-</w:t>
      </w:r>
      <w:r w:rsidRPr="00434D36">
        <w:rPr>
          <w:sz w:val="24"/>
        </w:rPr>
        <w:t>contact</w:t>
      </w:r>
      <w:r w:rsidRPr="005F0A42">
        <w:rPr>
          <w:sz w:val="24"/>
        </w:rPr>
        <w:t xml:space="preserve"> </w:t>
      </w:r>
      <w:r w:rsidRPr="00434D36">
        <w:rPr>
          <w:sz w:val="24"/>
        </w:rPr>
        <w:t>and</w:t>
      </w:r>
      <w:r w:rsidRPr="005F0A42">
        <w:rPr>
          <w:sz w:val="24"/>
        </w:rPr>
        <w:t xml:space="preserve"> </w:t>
      </w:r>
      <w:r w:rsidRPr="00434D36">
        <w:rPr>
          <w:sz w:val="24"/>
        </w:rPr>
        <w:t>unique</w:t>
      </w:r>
      <w:r w:rsidRPr="005F0A42">
        <w:rPr>
          <w:sz w:val="24"/>
        </w:rPr>
        <w:t xml:space="preserve"> </w:t>
      </w:r>
      <w:r w:rsidRPr="00434D36">
        <w:rPr>
          <w:sz w:val="24"/>
        </w:rPr>
        <w:t>in</w:t>
      </w:r>
      <w:r w:rsidRPr="005F0A42">
        <w:rPr>
          <w:sz w:val="24"/>
        </w:rPr>
        <w:t xml:space="preserve"> </w:t>
      </w:r>
      <w:r w:rsidRPr="00434D36">
        <w:rPr>
          <w:sz w:val="24"/>
        </w:rPr>
        <w:t>the</w:t>
      </w:r>
      <w:r w:rsidRPr="005F0A42">
        <w:rPr>
          <w:sz w:val="24"/>
        </w:rPr>
        <w:t xml:space="preserve"> </w:t>
      </w:r>
      <w:r w:rsidRPr="00434D36">
        <w:rPr>
          <w:sz w:val="24"/>
        </w:rPr>
        <w:t>attendance</w:t>
      </w:r>
      <w:r w:rsidRPr="005F0A42">
        <w:rPr>
          <w:sz w:val="24"/>
        </w:rPr>
        <w:t xml:space="preserve"> </w:t>
      </w:r>
      <w:r w:rsidRPr="00434D36">
        <w:rPr>
          <w:sz w:val="24"/>
        </w:rPr>
        <w:t>process</w:t>
      </w:r>
      <w:r w:rsidRPr="005F0A42">
        <w:rPr>
          <w:sz w:val="24"/>
        </w:rPr>
        <w:t xml:space="preserve">. </w:t>
      </w:r>
      <w:r w:rsidRPr="00434D36">
        <w:rPr>
          <w:sz w:val="24"/>
        </w:rPr>
        <w:t>In</w:t>
      </w:r>
      <w:r w:rsidRPr="005F0A42">
        <w:rPr>
          <w:sz w:val="24"/>
        </w:rPr>
        <w:t xml:space="preserve"> </w:t>
      </w:r>
      <w:r w:rsidRPr="00434D36">
        <w:rPr>
          <w:sz w:val="24"/>
        </w:rPr>
        <w:t>addition</w:t>
      </w:r>
      <w:r w:rsidRPr="005F0A42">
        <w:rPr>
          <w:sz w:val="24"/>
        </w:rPr>
        <w:t xml:space="preserve"> </w:t>
      </w:r>
      <w:r w:rsidRPr="00434D36">
        <w:rPr>
          <w:sz w:val="24"/>
        </w:rPr>
        <w:t>to</w:t>
      </w:r>
      <w:r w:rsidRPr="005F0A42">
        <w:rPr>
          <w:sz w:val="24"/>
        </w:rPr>
        <w:t xml:space="preserve"> </w:t>
      </w:r>
      <w:r w:rsidRPr="00434D36">
        <w:rPr>
          <w:sz w:val="24"/>
        </w:rPr>
        <w:t>the</w:t>
      </w:r>
      <w:r w:rsidRPr="005F0A42">
        <w:rPr>
          <w:sz w:val="24"/>
        </w:rPr>
        <w:t xml:space="preserve"> </w:t>
      </w:r>
      <w:r w:rsidRPr="00434D36">
        <w:rPr>
          <w:sz w:val="24"/>
        </w:rPr>
        <w:t>analysis</w:t>
      </w:r>
      <w:r w:rsidRPr="005F0A42">
        <w:rPr>
          <w:sz w:val="24"/>
        </w:rPr>
        <w:t xml:space="preserve"> </w:t>
      </w:r>
      <w:r w:rsidRPr="00434D36">
        <w:rPr>
          <w:sz w:val="24"/>
        </w:rPr>
        <w:t>and</w:t>
      </w:r>
      <w:r w:rsidRPr="005F0A42">
        <w:rPr>
          <w:sz w:val="24"/>
        </w:rPr>
        <w:t xml:space="preserve"> </w:t>
      </w:r>
      <w:r w:rsidRPr="00434D36">
        <w:rPr>
          <w:sz w:val="24"/>
        </w:rPr>
        <w:t>processing</w:t>
      </w:r>
      <w:r w:rsidRPr="005F0A42">
        <w:rPr>
          <w:sz w:val="24"/>
        </w:rPr>
        <w:t xml:space="preserve"> </w:t>
      </w:r>
      <w:r w:rsidRPr="00434D36">
        <w:rPr>
          <w:sz w:val="24"/>
        </w:rPr>
        <w:t>of</w:t>
      </w:r>
      <w:r w:rsidRPr="005F0A42">
        <w:rPr>
          <w:sz w:val="24"/>
        </w:rPr>
        <w:t xml:space="preserve"> </w:t>
      </w:r>
      <w:r w:rsidRPr="00434D36">
        <w:rPr>
          <w:sz w:val="24"/>
        </w:rPr>
        <w:t>some</w:t>
      </w:r>
      <w:r w:rsidRPr="005F0A42">
        <w:rPr>
          <w:sz w:val="24"/>
        </w:rPr>
        <w:t xml:space="preserve"> </w:t>
      </w:r>
      <w:r w:rsidRPr="00434D36">
        <w:rPr>
          <w:sz w:val="24"/>
        </w:rPr>
        <w:t>data</w:t>
      </w:r>
      <w:r w:rsidRPr="005F0A42">
        <w:rPr>
          <w:sz w:val="24"/>
        </w:rPr>
        <w:t xml:space="preserve">, </w:t>
      </w:r>
      <w:r w:rsidRPr="00434D36">
        <w:rPr>
          <w:sz w:val="24"/>
        </w:rPr>
        <w:t>it</w:t>
      </w:r>
      <w:r w:rsidRPr="005F0A42">
        <w:rPr>
          <w:sz w:val="24"/>
        </w:rPr>
        <w:t xml:space="preserve"> </w:t>
      </w:r>
      <w:r w:rsidRPr="00434D36">
        <w:rPr>
          <w:sz w:val="24"/>
        </w:rPr>
        <w:t>can</w:t>
      </w:r>
      <w:r w:rsidRPr="005F0A42">
        <w:rPr>
          <w:sz w:val="24"/>
        </w:rPr>
        <w:t xml:space="preserve"> </w:t>
      </w:r>
      <w:r w:rsidRPr="00434D36">
        <w:rPr>
          <w:sz w:val="24"/>
        </w:rPr>
        <w:t>improve</w:t>
      </w:r>
      <w:r w:rsidRPr="005F0A42">
        <w:rPr>
          <w:sz w:val="24"/>
        </w:rPr>
        <w:t xml:space="preserve"> </w:t>
      </w:r>
      <w:r w:rsidRPr="00434D36">
        <w:rPr>
          <w:sz w:val="24"/>
        </w:rPr>
        <w:t>the</w:t>
      </w:r>
      <w:r w:rsidRPr="005F0A42">
        <w:rPr>
          <w:sz w:val="24"/>
        </w:rPr>
        <w:t xml:space="preserve"> </w:t>
      </w:r>
      <w:r w:rsidRPr="00434D36">
        <w:rPr>
          <w:sz w:val="24"/>
        </w:rPr>
        <w:t>efficiency</w:t>
      </w:r>
      <w:r w:rsidRPr="005F0A42">
        <w:rPr>
          <w:sz w:val="24"/>
        </w:rPr>
        <w:t xml:space="preserve"> </w:t>
      </w:r>
      <w:r w:rsidRPr="00434D36">
        <w:rPr>
          <w:sz w:val="24"/>
        </w:rPr>
        <w:t>of</w:t>
      </w:r>
      <w:r w:rsidRPr="005F0A42">
        <w:rPr>
          <w:sz w:val="24"/>
        </w:rPr>
        <w:t xml:space="preserve"> </w:t>
      </w:r>
      <w:r w:rsidRPr="00434D36">
        <w:rPr>
          <w:sz w:val="24"/>
        </w:rPr>
        <w:t>centralized</w:t>
      </w:r>
      <w:r w:rsidRPr="005F0A42">
        <w:rPr>
          <w:sz w:val="24"/>
        </w:rPr>
        <w:t xml:space="preserve"> </w:t>
      </w:r>
      <w:r w:rsidRPr="00434D36">
        <w:rPr>
          <w:sz w:val="24"/>
        </w:rPr>
        <w:t>and</w:t>
      </w:r>
      <w:r w:rsidRPr="005F0A42">
        <w:rPr>
          <w:sz w:val="24"/>
        </w:rPr>
        <w:t xml:space="preserve"> </w:t>
      </w:r>
      <w:r w:rsidRPr="00434D36">
        <w:rPr>
          <w:sz w:val="24"/>
        </w:rPr>
        <w:t>unified</w:t>
      </w:r>
      <w:r w:rsidRPr="005F0A42">
        <w:rPr>
          <w:sz w:val="24"/>
        </w:rPr>
        <w:t xml:space="preserve"> </w:t>
      </w:r>
      <w:r w:rsidRPr="00434D36">
        <w:rPr>
          <w:sz w:val="24"/>
        </w:rPr>
        <w:t>management</w:t>
      </w:r>
      <w:r w:rsidRPr="005F0A42">
        <w:rPr>
          <w:sz w:val="24"/>
        </w:rPr>
        <w:t xml:space="preserve">, </w:t>
      </w:r>
      <w:r w:rsidRPr="00434D36">
        <w:rPr>
          <w:sz w:val="24"/>
        </w:rPr>
        <w:t>and</w:t>
      </w:r>
      <w:r w:rsidRPr="005F0A42">
        <w:rPr>
          <w:sz w:val="24"/>
        </w:rPr>
        <w:t xml:space="preserve"> </w:t>
      </w:r>
      <w:r w:rsidRPr="00434D36">
        <w:rPr>
          <w:sz w:val="24"/>
        </w:rPr>
        <w:t>effectively</w:t>
      </w:r>
      <w:r w:rsidRPr="005F0A42">
        <w:rPr>
          <w:sz w:val="24"/>
        </w:rPr>
        <w:t xml:space="preserve"> </w:t>
      </w:r>
      <w:r w:rsidRPr="00434D36">
        <w:rPr>
          <w:sz w:val="24"/>
        </w:rPr>
        <w:t>avoid</w:t>
      </w:r>
      <w:r w:rsidRPr="005F0A42">
        <w:rPr>
          <w:sz w:val="24"/>
        </w:rPr>
        <w:t xml:space="preserve"> </w:t>
      </w:r>
      <w:r w:rsidRPr="00434D36">
        <w:rPr>
          <w:sz w:val="24"/>
        </w:rPr>
        <w:t>the</w:t>
      </w:r>
      <w:r w:rsidRPr="005F0A42">
        <w:rPr>
          <w:sz w:val="24"/>
        </w:rPr>
        <w:t xml:space="preserve"> </w:t>
      </w:r>
      <w:r w:rsidRPr="00434D36">
        <w:rPr>
          <w:sz w:val="24"/>
        </w:rPr>
        <w:t>problem</w:t>
      </w:r>
      <w:r w:rsidRPr="005F0A42">
        <w:rPr>
          <w:sz w:val="24"/>
        </w:rPr>
        <w:t xml:space="preserve"> </w:t>
      </w:r>
      <w:r w:rsidRPr="00434D36">
        <w:rPr>
          <w:sz w:val="24"/>
        </w:rPr>
        <w:t>of</w:t>
      </w:r>
      <w:r w:rsidRPr="005F0A42">
        <w:rPr>
          <w:sz w:val="24"/>
        </w:rPr>
        <w:t xml:space="preserve"> </w:t>
      </w:r>
      <w:r w:rsidRPr="00434D36">
        <w:rPr>
          <w:sz w:val="24"/>
        </w:rPr>
        <w:t>conflicts</w:t>
      </w:r>
      <w:r w:rsidRPr="005F0A42">
        <w:rPr>
          <w:sz w:val="24"/>
        </w:rPr>
        <w:t xml:space="preserve"> </w:t>
      </w:r>
      <w:r w:rsidRPr="00434D36">
        <w:rPr>
          <w:sz w:val="24"/>
        </w:rPr>
        <w:t>between</w:t>
      </w:r>
      <w:r w:rsidRPr="005F0A42">
        <w:rPr>
          <w:sz w:val="24"/>
        </w:rPr>
        <w:t xml:space="preserve"> </w:t>
      </w:r>
      <w:r w:rsidRPr="00434D36">
        <w:rPr>
          <w:sz w:val="24"/>
        </w:rPr>
        <w:t>trainees</w:t>
      </w:r>
      <w:r w:rsidRPr="005F0A42">
        <w:rPr>
          <w:sz w:val="24"/>
        </w:rPr>
        <w:t xml:space="preserve"> </w:t>
      </w:r>
      <w:r w:rsidRPr="00434D36">
        <w:rPr>
          <w:sz w:val="24"/>
        </w:rPr>
        <w:t>due</w:t>
      </w:r>
      <w:r w:rsidRPr="005F0A42">
        <w:rPr>
          <w:sz w:val="24"/>
        </w:rPr>
        <w:t xml:space="preserve"> </w:t>
      </w:r>
      <w:r w:rsidRPr="00434D36">
        <w:rPr>
          <w:sz w:val="24"/>
        </w:rPr>
        <w:t>to</w:t>
      </w:r>
      <w:r w:rsidRPr="005F0A42">
        <w:rPr>
          <w:sz w:val="24"/>
        </w:rPr>
        <w:t xml:space="preserve"> </w:t>
      </w:r>
      <w:r w:rsidRPr="00434D36">
        <w:rPr>
          <w:sz w:val="24"/>
        </w:rPr>
        <w:t>train</w:t>
      </w:r>
      <w:r w:rsidRPr="005F0A42">
        <w:rPr>
          <w:sz w:val="24"/>
        </w:rPr>
        <w:t xml:space="preserve"> </w:t>
      </w:r>
      <w:r w:rsidRPr="00434D36">
        <w:rPr>
          <w:sz w:val="24"/>
        </w:rPr>
        <w:t>time</w:t>
      </w:r>
      <w:r w:rsidRPr="005F0A42">
        <w:rPr>
          <w:sz w:val="24"/>
        </w:rPr>
        <w:t xml:space="preserve">. </w:t>
      </w:r>
      <w:r w:rsidRPr="00434D36">
        <w:rPr>
          <w:sz w:val="24"/>
        </w:rPr>
        <w:t>This</w:t>
      </w:r>
      <w:r w:rsidRPr="005F0A42">
        <w:rPr>
          <w:sz w:val="24"/>
        </w:rPr>
        <w:t xml:space="preserve"> </w:t>
      </w:r>
      <w:r w:rsidRPr="00434D36">
        <w:rPr>
          <w:sz w:val="24"/>
        </w:rPr>
        <w:t>system</w:t>
      </w:r>
      <w:r w:rsidRPr="005F0A42">
        <w:rPr>
          <w:sz w:val="24"/>
        </w:rPr>
        <w:t xml:space="preserve"> </w:t>
      </w:r>
      <w:r w:rsidRPr="00434D36">
        <w:rPr>
          <w:sz w:val="24"/>
        </w:rPr>
        <w:t>has</w:t>
      </w:r>
      <w:r w:rsidRPr="005F0A42">
        <w:rPr>
          <w:sz w:val="24"/>
        </w:rPr>
        <w:t xml:space="preserve"> </w:t>
      </w:r>
      <w:r w:rsidRPr="00434D36">
        <w:rPr>
          <w:sz w:val="24"/>
        </w:rPr>
        <w:t>a</w:t>
      </w:r>
      <w:r w:rsidRPr="005F0A42">
        <w:rPr>
          <w:sz w:val="24"/>
        </w:rPr>
        <w:t xml:space="preserve"> </w:t>
      </w:r>
      <w:r w:rsidRPr="00434D36">
        <w:rPr>
          <w:sz w:val="24"/>
        </w:rPr>
        <w:t>specific</w:t>
      </w:r>
      <w:r w:rsidRPr="005F0A42">
        <w:rPr>
          <w:sz w:val="24"/>
        </w:rPr>
        <w:t xml:space="preserve"> </w:t>
      </w:r>
      <w:r w:rsidRPr="00434D36">
        <w:rPr>
          <w:sz w:val="24"/>
        </w:rPr>
        <w:t>and</w:t>
      </w:r>
      <w:r w:rsidRPr="005F0A42">
        <w:rPr>
          <w:sz w:val="24"/>
        </w:rPr>
        <w:t xml:space="preserve"> </w:t>
      </w:r>
      <w:r w:rsidRPr="00434D36">
        <w:rPr>
          <w:sz w:val="24"/>
        </w:rPr>
        <w:t>obvious</w:t>
      </w:r>
      <w:r w:rsidRPr="005F0A42">
        <w:rPr>
          <w:sz w:val="24"/>
        </w:rPr>
        <w:t xml:space="preserve"> </w:t>
      </w:r>
      <w:r w:rsidRPr="00434D36">
        <w:rPr>
          <w:sz w:val="24"/>
        </w:rPr>
        <w:t>role</w:t>
      </w:r>
      <w:r w:rsidRPr="005F0A42">
        <w:rPr>
          <w:sz w:val="24"/>
        </w:rPr>
        <w:t xml:space="preserve"> </w:t>
      </w:r>
      <w:r w:rsidRPr="00434D36">
        <w:rPr>
          <w:sz w:val="24"/>
        </w:rPr>
        <w:t>in</w:t>
      </w:r>
      <w:r w:rsidRPr="005F0A42">
        <w:rPr>
          <w:sz w:val="24"/>
        </w:rPr>
        <w:t xml:space="preserve"> </w:t>
      </w:r>
      <w:r w:rsidRPr="00434D36">
        <w:rPr>
          <w:sz w:val="24"/>
        </w:rPr>
        <w:t>the</w:t>
      </w:r>
      <w:r w:rsidRPr="005F0A42">
        <w:rPr>
          <w:sz w:val="24"/>
        </w:rPr>
        <w:t xml:space="preserve"> </w:t>
      </w:r>
      <w:r w:rsidRPr="00434D36">
        <w:rPr>
          <w:sz w:val="24"/>
        </w:rPr>
        <w:t>intelligent</w:t>
      </w:r>
      <w:r w:rsidRPr="005F0A42">
        <w:rPr>
          <w:sz w:val="24"/>
        </w:rPr>
        <w:t xml:space="preserve"> </w:t>
      </w:r>
      <w:r w:rsidRPr="00434D36">
        <w:rPr>
          <w:sz w:val="24"/>
        </w:rPr>
        <w:t>integrated</w:t>
      </w:r>
      <w:r w:rsidRPr="005F0A42">
        <w:rPr>
          <w:sz w:val="24"/>
        </w:rPr>
        <w:t xml:space="preserve"> </w:t>
      </w:r>
      <w:r w:rsidRPr="00434D36">
        <w:rPr>
          <w:sz w:val="24"/>
        </w:rPr>
        <w:t>management</w:t>
      </w:r>
      <w:r w:rsidRPr="005F0A42">
        <w:rPr>
          <w:sz w:val="24"/>
        </w:rPr>
        <w:t xml:space="preserve"> </w:t>
      </w:r>
      <w:r w:rsidRPr="00434D36">
        <w:rPr>
          <w:sz w:val="24"/>
        </w:rPr>
        <w:t>of</w:t>
      </w:r>
      <w:r w:rsidRPr="005F0A42">
        <w:rPr>
          <w:sz w:val="24"/>
        </w:rPr>
        <w:t xml:space="preserve"> </w:t>
      </w:r>
      <w:r w:rsidRPr="00434D36">
        <w:rPr>
          <w:sz w:val="24"/>
        </w:rPr>
        <w:t>driving</w:t>
      </w:r>
      <w:r w:rsidRPr="005F0A42">
        <w:rPr>
          <w:sz w:val="24"/>
        </w:rPr>
        <w:t xml:space="preserve"> </w:t>
      </w:r>
      <w:r w:rsidRPr="00434D36">
        <w:rPr>
          <w:sz w:val="24"/>
        </w:rPr>
        <w:t>schools</w:t>
      </w:r>
      <w:r w:rsidRPr="005F0A42">
        <w:rPr>
          <w:sz w:val="24"/>
        </w:rPr>
        <w:t xml:space="preserve">. </w:t>
      </w:r>
      <w:r w:rsidRPr="00434D36">
        <w:rPr>
          <w:sz w:val="24"/>
        </w:rPr>
        <w:t>Due</w:t>
      </w:r>
      <w:r w:rsidRPr="005F0A42">
        <w:rPr>
          <w:sz w:val="24"/>
        </w:rPr>
        <w:t xml:space="preserve"> </w:t>
      </w:r>
      <w:r w:rsidRPr="00434D36">
        <w:rPr>
          <w:sz w:val="24"/>
        </w:rPr>
        <w:t>to</w:t>
      </w:r>
      <w:r w:rsidRPr="005F0A42">
        <w:rPr>
          <w:sz w:val="24"/>
        </w:rPr>
        <w:t xml:space="preserve"> </w:t>
      </w:r>
      <w:r w:rsidRPr="00434D36">
        <w:rPr>
          <w:sz w:val="24"/>
        </w:rPr>
        <w:t>the</w:t>
      </w:r>
      <w:r w:rsidRPr="005F0A42">
        <w:rPr>
          <w:sz w:val="24"/>
        </w:rPr>
        <w:t xml:space="preserve"> </w:t>
      </w:r>
      <w:r w:rsidRPr="00434D36">
        <w:rPr>
          <w:sz w:val="24"/>
        </w:rPr>
        <w:t>strong</w:t>
      </w:r>
      <w:r w:rsidRPr="005F0A42">
        <w:rPr>
          <w:sz w:val="24"/>
        </w:rPr>
        <w:t xml:space="preserve"> </w:t>
      </w:r>
      <w:r w:rsidRPr="00434D36">
        <w:rPr>
          <w:sz w:val="24"/>
        </w:rPr>
        <w:t>scope</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Internet</w:t>
      </w:r>
      <w:r w:rsidRPr="005F0A42">
        <w:rPr>
          <w:sz w:val="24"/>
        </w:rPr>
        <w:t xml:space="preserve"> </w:t>
      </w:r>
      <w:r w:rsidRPr="00434D36">
        <w:rPr>
          <w:sz w:val="24"/>
        </w:rPr>
        <w:t>of</w:t>
      </w:r>
      <w:r w:rsidRPr="005F0A42">
        <w:rPr>
          <w:sz w:val="24"/>
        </w:rPr>
        <w:t xml:space="preserve"> </w:t>
      </w:r>
      <w:r w:rsidRPr="00434D36">
        <w:rPr>
          <w:sz w:val="24"/>
        </w:rPr>
        <w:t>Things</w:t>
      </w:r>
      <w:r w:rsidRPr="005F0A42">
        <w:rPr>
          <w:sz w:val="24"/>
        </w:rPr>
        <w:t xml:space="preserve">, </w:t>
      </w:r>
      <w:r w:rsidRPr="00434D36">
        <w:rPr>
          <w:sz w:val="24"/>
        </w:rPr>
        <w:t>it</w:t>
      </w:r>
      <w:r w:rsidRPr="005F0A42">
        <w:rPr>
          <w:sz w:val="24"/>
        </w:rPr>
        <w:t xml:space="preserve"> </w:t>
      </w:r>
      <w:r w:rsidRPr="00434D36">
        <w:rPr>
          <w:sz w:val="24"/>
        </w:rPr>
        <w:t>can</w:t>
      </w:r>
      <w:r w:rsidRPr="005F0A42">
        <w:rPr>
          <w:sz w:val="24"/>
        </w:rPr>
        <w:t xml:space="preserve"> </w:t>
      </w:r>
      <w:r w:rsidRPr="00434D36">
        <w:rPr>
          <w:sz w:val="24"/>
        </w:rPr>
        <w:t>be</w:t>
      </w:r>
      <w:r w:rsidRPr="005F0A42">
        <w:rPr>
          <w:sz w:val="24"/>
        </w:rPr>
        <w:t xml:space="preserve"> </w:t>
      </w:r>
      <w:r w:rsidRPr="00434D36">
        <w:rPr>
          <w:sz w:val="24"/>
        </w:rPr>
        <w:t>expanded</w:t>
      </w:r>
      <w:r w:rsidRPr="005F0A42">
        <w:rPr>
          <w:sz w:val="24"/>
        </w:rPr>
        <w:t xml:space="preserve"> </w:t>
      </w:r>
      <w:r w:rsidRPr="00434D36">
        <w:rPr>
          <w:sz w:val="24"/>
        </w:rPr>
        <w:t>at</w:t>
      </w:r>
      <w:r w:rsidRPr="005F0A42">
        <w:rPr>
          <w:sz w:val="24"/>
        </w:rPr>
        <w:t xml:space="preserve"> </w:t>
      </w:r>
      <w:r w:rsidRPr="00434D36">
        <w:rPr>
          <w:sz w:val="24"/>
        </w:rPr>
        <w:t>any</w:t>
      </w:r>
      <w:r w:rsidRPr="005F0A42">
        <w:rPr>
          <w:sz w:val="24"/>
        </w:rPr>
        <w:t xml:space="preserve"> </w:t>
      </w:r>
      <w:r w:rsidRPr="00434D36">
        <w:rPr>
          <w:sz w:val="24"/>
        </w:rPr>
        <w:t>time</w:t>
      </w:r>
      <w:r w:rsidRPr="005F0A42">
        <w:rPr>
          <w:sz w:val="24"/>
        </w:rPr>
        <w:t xml:space="preserve"> </w:t>
      </w:r>
      <w:r w:rsidRPr="00434D36">
        <w:rPr>
          <w:sz w:val="24"/>
        </w:rPr>
        <w:t>according</w:t>
      </w:r>
      <w:r w:rsidRPr="005F0A42">
        <w:rPr>
          <w:sz w:val="24"/>
        </w:rPr>
        <w:t xml:space="preserve"> </w:t>
      </w:r>
      <w:r w:rsidRPr="00434D36">
        <w:rPr>
          <w:sz w:val="24"/>
        </w:rPr>
        <w:t>to</w:t>
      </w:r>
      <w:r w:rsidRPr="005F0A42">
        <w:rPr>
          <w:sz w:val="24"/>
        </w:rPr>
        <w:t xml:space="preserve"> </w:t>
      </w:r>
      <w:r w:rsidRPr="00434D36">
        <w:rPr>
          <w:sz w:val="24"/>
        </w:rPr>
        <w:t>needs</w:t>
      </w:r>
      <w:r w:rsidRPr="005F0A42">
        <w:rPr>
          <w:sz w:val="24"/>
        </w:rPr>
        <w:t>.</w:t>
      </w:r>
    </w:p>
    <w:p w14:paraId="55C0B05D" w14:textId="52F93426" w:rsidR="00564C59" w:rsidRDefault="00564C59" w:rsidP="000E6546">
      <w:pPr>
        <w:adjustRightInd w:val="0"/>
        <w:snapToGrid w:val="0"/>
        <w:spacing w:beforeLines="100" w:before="240" w:line="300" w:lineRule="auto"/>
        <w:jc w:val="left"/>
        <w:outlineLvl w:val="0"/>
        <w:rPr>
          <w:sz w:val="24"/>
        </w:rPr>
      </w:pPr>
      <w:bookmarkStart w:id="6" w:name="_Toc35548982"/>
      <w:r w:rsidRPr="00434D36">
        <w:rPr>
          <w:rFonts w:hint="eastAsia"/>
          <w:b/>
          <w:bCs/>
          <w:sz w:val="30"/>
          <w:szCs w:val="30"/>
        </w:rPr>
        <w:lastRenderedPageBreak/>
        <w:t>K</w:t>
      </w:r>
      <w:r w:rsidRPr="00434D36">
        <w:rPr>
          <w:b/>
          <w:bCs/>
          <w:sz w:val="30"/>
          <w:szCs w:val="30"/>
        </w:rPr>
        <w:t>ey</w:t>
      </w:r>
      <w:r w:rsidRPr="00CC3BF0">
        <w:rPr>
          <w:b/>
          <w:bCs/>
          <w:sz w:val="30"/>
          <w:szCs w:val="30"/>
        </w:rPr>
        <w:t xml:space="preserve"> </w:t>
      </w:r>
      <w:r w:rsidR="00CC3BF0" w:rsidRPr="00434D36">
        <w:rPr>
          <w:b/>
          <w:bCs/>
          <w:sz w:val="30"/>
          <w:szCs w:val="30"/>
        </w:rPr>
        <w:t>w</w:t>
      </w:r>
      <w:r w:rsidRPr="00434D36">
        <w:rPr>
          <w:b/>
          <w:bCs/>
          <w:sz w:val="30"/>
          <w:szCs w:val="30"/>
        </w:rPr>
        <w:t>ords</w:t>
      </w:r>
      <w:r w:rsidR="00CC3BF0" w:rsidRPr="00CC3BF0">
        <w:rPr>
          <w:b/>
          <w:bCs/>
          <w:sz w:val="30"/>
          <w:szCs w:val="30"/>
        </w:rPr>
        <w:t>:</w:t>
      </w:r>
      <w:r w:rsidR="00CC3BF0" w:rsidRPr="00CC3BF0">
        <w:t xml:space="preserve"> </w:t>
      </w:r>
      <w:r w:rsidR="00CC3BF0" w:rsidRPr="00434D36">
        <w:rPr>
          <w:sz w:val="24"/>
        </w:rPr>
        <w:t>Internet</w:t>
      </w:r>
      <w:r w:rsidR="00CC3BF0" w:rsidRPr="00CC3BF0">
        <w:rPr>
          <w:sz w:val="24"/>
        </w:rPr>
        <w:t xml:space="preserve"> </w:t>
      </w:r>
      <w:r w:rsidR="00CC3BF0" w:rsidRPr="00434D36">
        <w:rPr>
          <w:sz w:val="24"/>
        </w:rPr>
        <w:t>of</w:t>
      </w:r>
      <w:r w:rsidR="00CC3BF0" w:rsidRPr="00CC3BF0">
        <w:rPr>
          <w:sz w:val="24"/>
        </w:rPr>
        <w:t xml:space="preserve"> </w:t>
      </w:r>
      <w:r w:rsidR="00CC3BF0" w:rsidRPr="00434D36">
        <w:rPr>
          <w:sz w:val="24"/>
        </w:rPr>
        <w:t>things</w:t>
      </w:r>
      <w:r w:rsidR="00CC3BF0" w:rsidRPr="00CC3BF0">
        <w:rPr>
          <w:sz w:val="24"/>
        </w:rPr>
        <w:t xml:space="preserve">; </w:t>
      </w:r>
      <w:r w:rsidR="00CC3BF0" w:rsidRPr="00434D36">
        <w:rPr>
          <w:sz w:val="24"/>
        </w:rPr>
        <w:t>STM32</w:t>
      </w:r>
      <w:r w:rsidR="00CC3BF0" w:rsidRPr="00CC3BF0">
        <w:rPr>
          <w:sz w:val="24"/>
        </w:rPr>
        <w:t xml:space="preserve">; </w:t>
      </w:r>
      <w:r w:rsidR="00CC3BF0" w:rsidRPr="00434D36">
        <w:rPr>
          <w:sz w:val="24"/>
        </w:rPr>
        <w:t>B</w:t>
      </w:r>
      <w:r w:rsidR="00CC3BF0" w:rsidRPr="00CC3BF0">
        <w:rPr>
          <w:sz w:val="24"/>
        </w:rPr>
        <w:t xml:space="preserve"> / </w:t>
      </w:r>
      <w:r w:rsidR="00CC3BF0" w:rsidRPr="00434D36">
        <w:rPr>
          <w:sz w:val="24"/>
        </w:rPr>
        <w:t>S</w:t>
      </w:r>
      <w:r w:rsidR="00CC3BF0" w:rsidRPr="00CC3BF0">
        <w:rPr>
          <w:sz w:val="24"/>
        </w:rPr>
        <w:t xml:space="preserve">; </w:t>
      </w:r>
      <w:r w:rsidR="00CC3BF0" w:rsidRPr="00434D36">
        <w:rPr>
          <w:sz w:val="24"/>
        </w:rPr>
        <w:t>driving</w:t>
      </w:r>
      <w:r w:rsidR="00CC3BF0" w:rsidRPr="00CC3BF0">
        <w:rPr>
          <w:sz w:val="24"/>
        </w:rPr>
        <w:t xml:space="preserve"> </w:t>
      </w:r>
      <w:r w:rsidR="00CC3BF0" w:rsidRPr="00434D36">
        <w:rPr>
          <w:sz w:val="24"/>
        </w:rPr>
        <w:t>school</w:t>
      </w:r>
      <w:r w:rsidR="00CC3BF0" w:rsidRPr="00CC3BF0">
        <w:rPr>
          <w:sz w:val="24"/>
        </w:rPr>
        <w:t xml:space="preserve"> </w:t>
      </w:r>
      <w:r w:rsidR="00CC3BF0" w:rsidRPr="00434D36">
        <w:rPr>
          <w:sz w:val="24"/>
        </w:rPr>
        <w:t>management</w:t>
      </w:r>
      <w:r w:rsidR="00CC3BF0" w:rsidRPr="00CC3BF0">
        <w:rPr>
          <w:sz w:val="24"/>
        </w:rPr>
        <w:t xml:space="preserve">; </w:t>
      </w:r>
      <w:r w:rsidR="00CC3BF0" w:rsidRPr="00434D36">
        <w:rPr>
          <w:sz w:val="24"/>
        </w:rPr>
        <w:t>Web</w:t>
      </w:r>
      <w:r w:rsidR="00CC3BF0" w:rsidRPr="00CC3BF0">
        <w:rPr>
          <w:sz w:val="24"/>
        </w:rPr>
        <w:t xml:space="preserve">; </w:t>
      </w:r>
      <w:r w:rsidR="00CC3BF0" w:rsidRPr="00434D36">
        <w:rPr>
          <w:sz w:val="24"/>
        </w:rPr>
        <w:t>RFID</w:t>
      </w:r>
      <w:bookmarkEnd w:id="6"/>
    </w:p>
    <w:p w14:paraId="3D5288E5" w14:textId="77777777" w:rsidR="00CC3BF0" w:rsidRDefault="00CC3BF0" w:rsidP="00CC3BF0">
      <w:pPr>
        <w:adjustRightInd w:val="0"/>
        <w:snapToGrid w:val="0"/>
        <w:spacing w:beforeLines="100" w:before="240" w:line="300" w:lineRule="auto"/>
        <w:jc w:val="left"/>
        <w:rPr>
          <w:sz w:val="24"/>
        </w:rPr>
      </w:pPr>
    </w:p>
    <w:p w14:paraId="4EA960F3" w14:textId="77777777" w:rsidR="00CC3BF0" w:rsidRDefault="00CC3BF0" w:rsidP="00CC3BF0">
      <w:pPr>
        <w:adjustRightInd w:val="0"/>
        <w:snapToGrid w:val="0"/>
        <w:spacing w:beforeLines="100" w:before="240" w:line="300" w:lineRule="auto"/>
        <w:jc w:val="left"/>
        <w:rPr>
          <w:b/>
          <w:bCs/>
          <w:sz w:val="30"/>
          <w:szCs w:val="30"/>
        </w:rPr>
        <w:sectPr w:rsidR="00CC3BF0" w:rsidSect="00E64D00">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noEndnote/>
          <w:docGrid w:linePitch="312"/>
        </w:sectPr>
      </w:pPr>
    </w:p>
    <w:p w14:paraId="4686A868" w14:textId="6FF5E2CC" w:rsidR="00CC3BF0" w:rsidRPr="003A7D7E" w:rsidRDefault="00F76D64" w:rsidP="00561DB7">
      <w:pPr>
        <w:adjustRightInd w:val="0"/>
        <w:snapToGrid w:val="0"/>
        <w:spacing w:beforeLines="100" w:before="240" w:line="300" w:lineRule="auto"/>
        <w:jc w:val="left"/>
        <w:outlineLvl w:val="0"/>
        <w:rPr>
          <w:rFonts w:ascii="黑体" w:eastAsia="黑体" w:hAnsi="黑体"/>
          <w:b/>
          <w:bCs/>
          <w:sz w:val="32"/>
          <w:szCs w:val="32"/>
        </w:rPr>
      </w:pPr>
      <w:bookmarkStart w:id="7" w:name="_Toc33742996"/>
      <w:bookmarkStart w:id="8" w:name="_Toc33743148"/>
      <w:bookmarkStart w:id="9" w:name="_Toc35548983"/>
      <w:r w:rsidRPr="00434D36">
        <w:rPr>
          <w:rFonts w:eastAsia="黑体" w:hint="eastAsia"/>
          <w:b/>
          <w:bCs/>
          <w:sz w:val="32"/>
          <w:szCs w:val="32"/>
        </w:rPr>
        <w:lastRenderedPageBreak/>
        <w:t>1</w:t>
      </w:r>
      <w:r w:rsidR="00991076" w:rsidRPr="003A7D7E">
        <w:rPr>
          <w:rFonts w:ascii="黑体" w:eastAsia="黑体" w:hAnsi="黑体" w:hint="eastAsia"/>
          <w:b/>
          <w:bCs/>
          <w:sz w:val="32"/>
          <w:szCs w:val="32"/>
        </w:rPr>
        <w:t>绪论</w:t>
      </w:r>
      <w:bookmarkEnd w:id="7"/>
      <w:bookmarkEnd w:id="8"/>
      <w:bookmarkEnd w:id="9"/>
    </w:p>
    <w:p w14:paraId="475838F5" w14:textId="52255A3D" w:rsidR="006626DF" w:rsidRDefault="006626DF" w:rsidP="00F96967">
      <w:pPr>
        <w:adjustRightInd w:val="0"/>
        <w:snapToGrid w:val="0"/>
        <w:spacing w:line="300" w:lineRule="auto"/>
        <w:ind w:firstLineChars="200" w:firstLine="480"/>
        <w:jc w:val="left"/>
        <w:rPr>
          <w:rFonts w:ascii="宋体" w:hAnsi="宋体"/>
          <w:sz w:val="24"/>
        </w:rPr>
      </w:pPr>
      <w:r>
        <w:rPr>
          <w:rFonts w:ascii="宋体" w:hAnsi="宋体" w:hint="eastAsia"/>
          <w:sz w:val="24"/>
        </w:rPr>
        <w:t>人工智能，简称</w:t>
      </w:r>
      <w:r w:rsidRPr="00434D36">
        <w:rPr>
          <w:sz w:val="24"/>
        </w:rPr>
        <w:t>AI</w:t>
      </w:r>
      <w:r>
        <w:rPr>
          <w:rFonts w:hint="eastAsia"/>
          <w:sz w:val="24"/>
        </w:rPr>
        <w:t>，是指人类制造出来的机器</w:t>
      </w:r>
      <w:r w:rsidR="00863CCB">
        <w:rPr>
          <w:rFonts w:hint="eastAsia"/>
          <w:sz w:val="24"/>
        </w:rPr>
        <w:t>表现出</w:t>
      </w:r>
      <w:r>
        <w:rPr>
          <w:rFonts w:hint="eastAsia"/>
          <w:sz w:val="24"/>
        </w:rPr>
        <w:t>学习，演绎、推理</w:t>
      </w:r>
      <w:r w:rsidR="00AE227D">
        <w:rPr>
          <w:rFonts w:hint="eastAsia"/>
          <w:sz w:val="24"/>
        </w:rPr>
        <w:t>、</w:t>
      </w:r>
      <w:r>
        <w:rPr>
          <w:rFonts w:hint="eastAsia"/>
          <w:sz w:val="24"/>
        </w:rPr>
        <w:t>解决问题</w:t>
      </w:r>
      <w:r w:rsidR="00863CCB">
        <w:rPr>
          <w:rFonts w:hint="eastAsia"/>
          <w:sz w:val="24"/>
        </w:rPr>
        <w:t>等</w:t>
      </w:r>
      <w:r>
        <w:rPr>
          <w:rFonts w:hint="eastAsia"/>
          <w:sz w:val="24"/>
        </w:rPr>
        <w:t>的智能</w:t>
      </w:r>
      <w:r w:rsidR="00F36250">
        <w:rPr>
          <w:rStyle w:val="ab"/>
          <w:sz w:val="24"/>
        </w:rPr>
        <w:t>[</w:t>
      </w:r>
      <w:r w:rsidR="00F36250">
        <w:rPr>
          <w:rStyle w:val="ab"/>
          <w:sz w:val="24"/>
        </w:rPr>
        <w:endnoteReference w:id="1"/>
      </w:r>
      <w:r w:rsidR="00F36250">
        <w:rPr>
          <w:rStyle w:val="ab"/>
          <w:sz w:val="24"/>
        </w:rPr>
        <w:t>]</w:t>
      </w:r>
      <w:r>
        <w:rPr>
          <w:rFonts w:hint="eastAsia"/>
          <w:sz w:val="24"/>
        </w:rPr>
        <w:t>。</w:t>
      </w:r>
      <w:r w:rsidR="00A0503D">
        <w:rPr>
          <w:rFonts w:hint="eastAsia"/>
          <w:sz w:val="24"/>
        </w:rPr>
        <w:t>物联网</w:t>
      </w:r>
      <w:r w:rsidR="00AE227D">
        <w:rPr>
          <w:rFonts w:hint="eastAsia"/>
          <w:sz w:val="24"/>
        </w:rPr>
        <w:t>在一定层次上起到了万物互联，通过硬件传感器设备收集数据的作用。人工智能与物联网是相辅相成的</w:t>
      </w:r>
      <w:r w:rsidR="00754B52">
        <w:rPr>
          <w:rFonts w:hint="eastAsia"/>
          <w:sz w:val="24"/>
        </w:rPr>
        <w:t>。在物联网大数据的支撑下，人工智能才能更加的智能便捷化。本课题研究的管理系统，在物联网的加持下，将进一步人性化驾校的管理。</w:t>
      </w:r>
    </w:p>
    <w:p w14:paraId="20EBA3DF" w14:textId="22ED7694" w:rsidR="00991076" w:rsidRPr="00C731D0" w:rsidRDefault="00F76D64" w:rsidP="00561DB7">
      <w:pPr>
        <w:adjustRightInd w:val="0"/>
        <w:snapToGrid w:val="0"/>
        <w:spacing w:line="300" w:lineRule="auto"/>
        <w:jc w:val="left"/>
        <w:outlineLvl w:val="1"/>
        <w:rPr>
          <w:rFonts w:ascii="宋体" w:hAnsi="宋体"/>
          <w:b/>
          <w:bCs/>
          <w:sz w:val="28"/>
          <w:szCs w:val="28"/>
        </w:rPr>
      </w:pPr>
      <w:bookmarkStart w:id="11" w:name="_Toc33742997"/>
      <w:bookmarkStart w:id="12" w:name="_Toc33743149"/>
      <w:bookmarkStart w:id="13" w:name="_Toc35548984"/>
      <w:r w:rsidRPr="00434D36">
        <w:rPr>
          <w:rFonts w:hint="eastAsia"/>
          <w:b/>
          <w:bCs/>
          <w:sz w:val="28"/>
          <w:szCs w:val="28"/>
        </w:rPr>
        <w:t>1</w:t>
      </w:r>
      <w:r w:rsidRPr="00C731D0">
        <w:rPr>
          <w:rFonts w:ascii="宋体" w:hAnsi="宋体"/>
          <w:b/>
          <w:bCs/>
          <w:sz w:val="28"/>
          <w:szCs w:val="28"/>
        </w:rPr>
        <w:t>.</w:t>
      </w:r>
      <w:r w:rsidRPr="00434D36">
        <w:rPr>
          <w:b/>
          <w:bCs/>
          <w:sz w:val="28"/>
          <w:szCs w:val="28"/>
        </w:rPr>
        <w:t>1</w:t>
      </w:r>
      <w:r w:rsidR="00F53F80" w:rsidRPr="00C731D0">
        <w:rPr>
          <w:rFonts w:ascii="宋体" w:hAnsi="宋体" w:hint="eastAsia"/>
          <w:b/>
          <w:bCs/>
          <w:sz w:val="28"/>
          <w:szCs w:val="28"/>
        </w:rPr>
        <w:t>研究背景及意义</w:t>
      </w:r>
      <w:bookmarkEnd w:id="11"/>
      <w:bookmarkEnd w:id="12"/>
      <w:bookmarkEnd w:id="13"/>
    </w:p>
    <w:p w14:paraId="29E06DDA" w14:textId="7705D305" w:rsidR="00F53F80" w:rsidRDefault="003B12F0" w:rsidP="003B12F0">
      <w:pPr>
        <w:adjustRightInd w:val="0"/>
        <w:snapToGrid w:val="0"/>
        <w:spacing w:line="300" w:lineRule="auto"/>
        <w:ind w:firstLineChars="200" w:firstLine="480"/>
        <w:jc w:val="left"/>
        <w:rPr>
          <w:color w:val="222222"/>
          <w:sz w:val="23"/>
          <w:szCs w:val="23"/>
          <w:shd w:val="clear" w:color="auto" w:fill="FFFFFF"/>
        </w:rPr>
      </w:pPr>
      <w:r>
        <w:rPr>
          <w:rFonts w:ascii="宋体" w:hAnsi="宋体" w:hint="eastAsia"/>
          <w:sz w:val="24"/>
        </w:rPr>
        <w:t>驾校，全称驾驶人训练班或驾驶学校，英文名称：</w:t>
      </w:r>
      <w:r w:rsidRPr="00434D36">
        <w:rPr>
          <w:color w:val="222222"/>
          <w:sz w:val="23"/>
          <w:szCs w:val="23"/>
          <w:shd w:val="clear" w:color="auto" w:fill="FFFFFF"/>
        </w:rPr>
        <w:t>Driving</w:t>
      </w:r>
      <w:r w:rsidRPr="003B12F0">
        <w:rPr>
          <w:color w:val="222222"/>
          <w:sz w:val="23"/>
          <w:szCs w:val="23"/>
          <w:shd w:val="clear" w:color="auto" w:fill="FFFFFF"/>
        </w:rPr>
        <w:t xml:space="preserve"> </w:t>
      </w:r>
      <w:r w:rsidRPr="00434D36">
        <w:rPr>
          <w:color w:val="222222"/>
          <w:sz w:val="23"/>
          <w:szCs w:val="23"/>
          <w:shd w:val="clear" w:color="auto" w:fill="FFFFFF"/>
        </w:rPr>
        <w:t>School</w:t>
      </w:r>
      <w:r>
        <w:rPr>
          <w:rFonts w:hint="eastAsia"/>
          <w:color w:val="222222"/>
          <w:sz w:val="23"/>
          <w:szCs w:val="23"/>
          <w:shd w:val="clear" w:color="auto" w:fill="FFFFFF"/>
        </w:rPr>
        <w:t>，是目前世界各国为机动车驾驶人提供的统一培训和教授练习驾驶技术的场所。驾校的开设现象，在我国普遍流行，随着大众化消费水平的提高，</w:t>
      </w:r>
      <w:r w:rsidR="0063268C">
        <w:rPr>
          <w:rFonts w:hint="eastAsia"/>
          <w:color w:val="222222"/>
          <w:sz w:val="23"/>
          <w:szCs w:val="23"/>
          <w:shd w:val="clear" w:color="auto" w:fill="FFFFFF"/>
        </w:rPr>
        <w:t>国家经济的快速发展，机动车产业迅速增长，在</w:t>
      </w:r>
      <w:r w:rsidR="0063268C">
        <w:rPr>
          <w:rFonts w:hint="eastAsia"/>
          <w:color w:val="222222"/>
          <w:sz w:val="23"/>
          <w:szCs w:val="23"/>
          <w:shd w:val="clear" w:color="auto" w:fill="FFFFFF"/>
        </w:rPr>
        <w:t xml:space="preserve"> </w:t>
      </w:r>
      <w:r w:rsidR="0063268C">
        <w:rPr>
          <w:rFonts w:hint="eastAsia"/>
          <w:color w:val="222222"/>
          <w:sz w:val="23"/>
          <w:szCs w:val="23"/>
          <w:shd w:val="clear" w:color="auto" w:fill="FFFFFF"/>
        </w:rPr>
        <w:t>“人人有车”的社会前景下，驾校行业迅速扩大，服务内容也有所拓展，培训形式多种多样，最近几年兴起的练车预约、</w:t>
      </w:r>
      <w:proofErr w:type="gramStart"/>
      <w:r w:rsidR="0063268C">
        <w:rPr>
          <w:rFonts w:hint="eastAsia"/>
          <w:color w:val="222222"/>
          <w:sz w:val="23"/>
          <w:szCs w:val="23"/>
          <w:shd w:val="clear" w:color="auto" w:fill="FFFFFF"/>
        </w:rPr>
        <w:t>模拟驾考尤为</w:t>
      </w:r>
      <w:proofErr w:type="gramEnd"/>
      <w:r w:rsidR="0063268C">
        <w:rPr>
          <w:rFonts w:hint="eastAsia"/>
          <w:color w:val="222222"/>
          <w:sz w:val="23"/>
          <w:szCs w:val="23"/>
          <w:shd w:val="clear" w:color="auto" w:fill="FFFFFF"/>
        </w:rPr>
        <w:t>流行，这些相对智能设备的辅助，让培训人在练车、学习等方面轻松了不少，也减轻了驾校的人力资源。</w:t>
      </w:r>
    </w:p>
    <w:p w14:paraId="357D50C4" w14:textId="031D9914" w:rsidR="0063268C" w:rsidRDefault="0063268C" w:rsidP="003B12F0">
      <w:pPr>
        <w:adjustRightInd w:val="0"/>
        <w:snapToGrid w:val="0"/>
        <w:spacing w:line="300" w:lineRule="auto"/>
        <w:ind w:firstLineChars="200" w:firstLine="460"/>
        <w:jc w:val="left"/>
        <w:rPr>
          <w:color w:val="222222"/>
          <w:sz w:val="23"/>
          <w:szCs w:val="23"/>
          <w:shd w:val="clear" w:color="auto" w:fill="FFFFFF"/>
        </w:rPr>
      </w:pPr>
      <w:r>
        <w:rPr>
          <w:rFonts w:hint="eastAsia"/>
          <w:color w:val="222222"/>
          <w:sz w:val="23"/>
          <w:szCs w:val="23"/>
          <w:shd w:val="clear" w:color="auto" w:fill="FFFFFF"/>
        </w:rPr>
        <w:t>相对智能化的设备，例如语音模拟练车系统</w:t>
      </w:r>
      <w:r w:rsidR="00F45EAE">
        <w:rPr>
          <w:rFonts w:hint="eastAsia"/>
          <w:color w:val="222222"/>
          <w:sz w:val="23"/>
          <w:szCs w:val="23"/>
          <w:shd w:val="clear" w:color="auto" w:fill="FFFFFF"/>
        </w:rPr>
        <w:t>、灯光语音模拟考试系统等，相比传统纯人工监督的方式，更加的先进、便捷、智能化，然而随着</w:t>
      </w:r>
      <w:r w:rsidR="006626DF">
        <w:rPr>
          <w:rFonts w:hint="eastAsia"/>
          <w:color w:val="222222"/>
          <w:sz w:val="23"/>
          <w:szCs w:val="23"/>
          <w:shd w:val="clear" w:color="auto" w:fill="FFFFFF"/>
        </w:rPr>
        <w:t>人工</w:t>
      </w:r>
      <w:r w:rsidR="009619C8">
        <w:rPr>
          <w:rFonts w:hint="eastAsia"/>
          <w:color w:val="222222"/>
          <w:sz w:val="23"/>
          <w:szCs w:val="23"/>
          <w:shd w:val="clear" w:color="auto" w:fill="FFFFFF"/>
        </w:rPr>
        <w:t>智能的进一步发展，扩大物联网的范围，提供更多的数据支持，才能更好地利用互联网为社会造福。</w:t>
      </w:r>
    </w:p>
    <w:p w14:paraId="35B8643B" w14:textId="43D701ED" w:rsidR="00F53F80" w:rsidRPr="00C731D0" w:rsidRDefault="00F109BE" w:rsidP="00561DB7">
      <w:pPr>
        <w:adjustRightInd w:val="0"/>
        <w:snapToGrid w:val="0"/>
        <w:spacing w:line="300" w:lineRule="auto"/>
        <w:jc w:val="left"/>
        <w:outlineLvl w:val="2"/>
        <w:rPr>
          <w:rFonts w:ascii="宋体" w:hAnsi="宋体"/>
          <w:b/>
          <w:bCs/>
          <w:sz w:val="24"/>
        </w:rPr>
      </w:pPr>
      <w:r w:rsidRPr="00434D36">
        <w:rPr>
          <w:rFonts w:hint="eastAsia"/>
          <w:b/>
          <w:bCs/>
          <w:sz w:val="24"/>
        </w:rPr>
        <w:t>1</w:t>
      </w:r>
      <w:r w:rsidRPr="00C731D0">
        <w:rPr>
          <w:rFonts w:ascii="宋体" w:hAnsi="宋体"/>
          <w:b/>
          <w:bCs/>
          <w:sz w:val="24"/>
        </w:rPr>
        <w:t>.</w:t>
      </w:r>
      <w:r w:rsidR="00F76D64" w:rsidRPr="00434D36">
        <w:rPr>
          <w:b/>
          <w:bCs/>
          <w:sz w:val="24"/>
        </w:rPr>
        <w:t>1</w:t>
      </w:r>
      <w:r w:rsidR="00F76D64" w:rsidRPr="00C731D0">
        <w:rPr>
          <w:rFonts w:ascii="宋体" w:hAnsi="宋体"/>
          <w:b/>
          <w:bCs/>
          <w:sz w:val="24"/>
        </w:rPr>
        <w:t>.</w:t>
      </w:r>
      <w:r w:rsidR="00F76D64" w:rsidRPr="00434D36">
        <w:rPr>
          <w:b/>
          <w:bCs/>
          <w:sz w:val="24"/>
        </w:rPr>
        <w:t>1</w:t>
      </w:r>
      <w:r w:rsidR="009619C8">
        <w:rPr>
          <w:rFonts w:ascii="宋体" w:hAnsi="宋体"/>
          <w:b/>
          <w:bCs/>
          <w:sz w:val="24"/>
        </w:rPr>
        <w:t xml:space="preserve"> </w:t>
      </w:r>
      <w:r w:rsidR="00F53F80" w:rsidRPr="00C731D0">
        <w:rPr>
          <w:rFonts w:ascii="宋体" w:hAnsi="宋体" w:hint="eastAsia"/>
          <w:b/>
          <w:bCs/>
          <w:sz w:val="24"/>
        </w:rPr>
        <w:t>物联网概述</w:t>
      </w:r>
    </w:p>
    <w:p w14:paraId="2D7D87FF" w14:textId="77777777" w:rsidR="009619C8" w:rsidRDefault="009619C8" w:rsidP="009619C8">
      <w:pPr>
        <w:adjustRightInd w:val="0"/>
        <w:snapToGrid w:val="0"/>
        <w:spacing w:line="300" w:lineRule="auto"/>
        <w:ind w:firstLineChars="200" w:firstLine="480"/>
        <w:jc w:val="left"/>
        <w:rPr>
          <w:rFonts w:ascii="宋体" w:hAnsi="宋体"/>
          <w:sz w:val="24"/>
        </w:rPr>
      </w:pPr>
      <w:r>
        <w:rPr>
          <w:rFonts w:ascii="宋体" w:hAnsi="宋体" w:hint="eastAsia"/>
          <w:sz w:val="24"/>
        </w:rPr>
        <w:t>物联网在维基百科中是这么定义的：物联网</w:t>
      </w:r>
      <w:r w:rsidRPr="00F96967">
        <w:rPr>
          <w:rFonts w:ascii="宋体" w:hAnsi="宋体" w:hint="eastAsia"/>
          <w:sz w:val="24"/>
        </w:rPr>
        <w:t>（</w:t>
      </w:r>
      <w:r w:rsidRPr="00434D36">
        <w:rPr>
          <w:sz w:val="24"/>
        </w:rPr>
        <w:t>The</w:t>
      </w:r>
      <w:r w:rsidRPr="00F96967">
        <w:rPr>
          <w:sz w:val="24"/>
        </w:rPr>
        <w:t xml:space="preserve"> </w:t>
      </w:r>
      <w:r w:rsidRPr="00434D36">
        <w:rPr>
          <w:sz w:val="24"/>
        </w:rPr>
        <w:t>Internet</w:t>
      </w:r>
      <w:r w:rsidRPr="00F96967">
        <w:rPr>
          <w:sz w:val="24"/>
        </w:rPr>
        <w:t xml:space="preserve"> </w:t>
      </w:r>
      <w:r w:rsidRPr="00434D36">
        <w:rPr>
          <w:sz w:val="24"/>
        </w:rPr>
        <w:t>of</w:t>
      </w:r>
      <w:r w:rsidRPr="00F96967">
        <w:rPr>
          <w:sz w:val="24"/>
        </w:rPr>
        <w:t xml:space="preserve"> </w:t>
      </w:r>
      <w:r w:rsidRPr="00434D36">
        <w:rPr>
          <w:sz w:val="24"/>
        </w:rPr>
        <w:t>Things</w:t>
      </w:r>
      <w:r w:rsidRPr="00F96967">
        <w:rPr>
          <w:rFonts w:ascii="宋体" w:hAnsi="宋体" w:hint="eastAsia"/>
          <w:sz w:val="24"/>
        </w:rPr>
        <w:t>，</w:t>
      </w:r>
      <w:r>
        <w:rPr>
          <w:rFonts w:ascii="宋体" w:hAnsi="宋体" w:hint="eastAsia"/>
          <w:sz w:val="24"/>
        </w:rPr>
        <w:t>缩写</w:t>
      </w:r>
      <w:r w:rsidRPr="00434D36">
        <w:rPr>
          <w:sz w:val="24"/>
        </w:rPr>
        <w:t>IOT</w:t>
      </w:r>
      <w:r w:rsidRPr="00F96967">
        <w:rPr>
          <w:rFonts w:ascii="宋体" w:hAnsi="宋体" w:hint="eastAsia"/>
          <w:sz w:val="24"/>
        </w:rPr>
        <w:t>）</w:t>
      </w:r>
      <w:r>
        <w:rPr>
          <w:rFonts w:ascii="宋体" w:hAnsi="宋体" w:hint="eastAsia"/>
          <w:sz w:val="24"/>
        </w:rPr>
        <w:t>，又称</w:t>
      </w:r>
      <w:r w:rsidRPr="00434D36">
        <w:rPr>
          <w:sz w:val="24"/>
        </w:rPr>
        <w:t>IOT</w:t>
      </w:r>
      <w:r>
        <w:rPr>
          <w:rFonts w:ascii="宋体" w:hAnsi="宋体" w:hint="eastAsia"/>
          <w:sz w:val="24"/>
        </w:rPr>
        <w:t>技术，是互联网、传统电信网等的信息载体</w:t>
      </w:r>
      <w:r w:rsidRPr="00F96967">
        <w:rPr>
          <w:rFonts w:ascii="宋体" w:hAnsi="宋体" w:hint="eastAsia"/>
          <w:sz w:val="24"/>
        </w:rPr>
        <w:t>，让所有能行使独立功能的普通物体实现互联互通的网络</w:t>
      </w:r>
      <w:r>
        <w:rPr>
          <w:rFonts w:ascii="宋体" w:hAnsi="宋体" w:hint="eastAsia"/>
          <w:sz w:val="24"/>
        </w:rPr>
        <w:t>。物联网将现实世界数字化，一体化，万物互联，应用十分广泛。物联网拉近了世界万物间的距离，</w:t>
      </w:r>
      <w:proofErr w:type="gramStart"/>
      <w:r>
        <w:rPr>
          <w:rFonts w:ascii="宋体" w:hAnsi="宋体" w:hint="eastAsia"/>
          <w:sz w:val="24"/>
        </w:rPr>
        <w:t>统整物</w:t>
      </w:r>
      <w:proofErr w:type="gramEnd"/>
      <w:r>
        <w:rPr>
          <w:rFonts w:ascii="宋体" w:hAnsi="宋体" w:hint="eastAsia"/>
          <w:sz w:val="24"/>
        </w:rPr>
        <w:t>与物之间分散的信息，主要应用领域有以下方面：智能环境（家居、办公、工厂）领域、物流运输领域、工业制造领域、医疗健康领域、个人以及社会公共安全领域等。</w:t>
      </w:r>
    </w:p>
    <w:p w14:paraId="7369829A" w14:textId="1657E0B3" w:rsidR="00F53F80" w:rsidRPr="00C731D0" w:rsidRDefault="00F76D64" w:rsidP="00561DB7">
      <w:pPr>
        <w:adjustRightInd w:val="0"/>
        <w:snapToGrid w:val="0"/>
        <w:spacing w:line="300" w:lineRule="auto"/>
        <w:outlineLvl w:val="2"/>
        <w:rPr>
          <w:rFonts w:ascii="宋体" w:hAnsi="宋体"/>
          <w:b/>
          <w:bCs/>
          <w:sz w:val="24"/>
        </w:rPr>
      </w:pPr>
      <w:r w:rsidRPr="00434D36">
        <w:rPr>
          <w:b/>
          <w:bCs/>
          <w:sz w:val="24"/>
        </w:rPr>
        <w:t>1</w:t>
      </w:r>
      <w:r w:rsidRPr="00C731D0">
        <w:rPr>
          <w:rFonts w:ascii="宋体" w:hAnsi="宋体"/>
          <w:b/>
          <w:bCs/>
          <w:sz w:val="24"/>
        </w:rPr>
        <w:t>.</w:t>
      </w:r>
      <w:r w:rsidRPr="00434D36">
        <w:rPr>
          <w:b/>
          <w:bCs/>
          <w:sz w:val="24"/>
        </w:rPr>
        <w:t>1</w:t>
      </w:r>
      <w:r w:rsidR="00F109BE" w:rsidRPr="00C731D0">
        <w:rPr>
          <w:rFonts w:ascii="宋体" w:hAnsi="宋体"/>
          <w:b/>
          <w:bCs/>
          <w:sz w:val="24"/>
        </w:rPr>
        <w:t>.</w:t>
      </w:r>
      <w:r w:rsidRPr="00434D36">
        <w:rPr>
          <w:b/>
          <w:bCs/>
          <w:sz w:val="24"/>
        </w:rPr>
        <w:t>2</w:t>
      </w:r>
      <w:r w:rsidR="009619C8">
        <w:rPr>
          <w:rFonts w:ascii="宋体" w:hAnsi="宋体"/>
          <w:b/>
          <w:bCs/>
          <w:sz w:val="24"/>
        </w:rPr>
        <w:t xml:space="preserve"> </w:t>
      </w:r>
      <w:r w:rsidR="00F53F80" w:rsidRPr="00434D36">
        <w:rPr>
          <w:b/>
          <w:bCs/>
          <w:sz w:val="24"/>
        </w:rPr>
        <w:t>J</w:t>
      </w:r>
      <w:r w:rsidR="00217DCC" w:rsidRPr="00434D36">
        <w:rPr>
          <w:b/>
          <w:bCs/>
          <w:sz w:val="24"/>
        </w:rPr>
        <w:t>ava</w:t>
      </w:r>
      <w:r w:rsidR="00217DCC" w:rsidRPr="00217DCC">
        <w:rPr>
          <w:b/>
          <w:bCs/>
          <w:sz w:val="24"/>
        </w:rPr>
        <w:t xml:space="preserve"> </w:t>
      </w:r>
      <w:r w:rsidR="00F53F80" w:rsidRPr="00434D36">
        <w:rPr>
          <w:b/>
          <w:bCs/>
          <w:sz w:val="24"/>
        </w:rPr>
        <w:t>EE</w:t>
      </w:r>
      <w:r w:rsidR="00F53F80" w:rsidRPr="00C731D0">
        <w:rPr>
          <w:rFonts w:ascii="宋体" w:hAnsi="宋体" w:hint="eastAsia"/>
          <w:b/>
          <w:bCs/>
          <w:sz w:val="24"/>
        </w:rPr>
        <w:t>体系概述</w:t>
      </w:r>
    </w:p>
    <w:p w14:paraId="290FE2AE" w14:textId="3FE827FE" w:rsidR="00F53F80" w:rsidRDefault="00217DCC" w:rsidP="00217DCC">
      <w:pPr>
        <w:adjustRightInd w:val="0"/>
        <w:snapToGrid w:val="0"/>
        <w:spacing w:line="300" w:lineRule="auto"/>
        <w:ind w:firstLineChars="200" w:firstLine="480"/>
        <w:jc w:val="left"/>
        <w:rPr>
          <w:rFonts w:ascii="宋体" w:hAnsi="宋体"/>
          <w:sz w:val="24"/>
        </w:rPr>
      </w:pPr>
      <w:r w:rsidRPr="00434D36">
        <w:rPr>
          <w:sz w:val="24"/>
        </w:rPr>
        <w:t>Java</w:t>
      </w:r>
      <w:r w:rsidRPr="00217DCC">
        <w:rPr>
          <w:sz w:val="24"/>
        </w:rPr>
        <w:t xml:space="preserve"> </w:t>
      </w:r>
      <w:r w:rsidRPr="00434D36">
        <w:rPr>
          <w:sz w:val="24"/>
        </w:rPr>
        <w:t>EE</w:t>
      </w:r>
      <w:r>
        <w:rPr>
          <w:rFonts w:ascii="宋体" w:hAnsi="宋体" w:hint="eastAsia"/>
          <w:sz w:val="24"/>
        </w:rPr>
        <w:t>，</w:t>
      </w:r>
      <w:r w:rsidRPr="00434D36">
        <w:rPr>
          <w:sz w:val="24"/>
        </w:rPr>
        <w:t>Java</w:t>
      </w:r>
      <w:r>
        <w:rPr>
          <w:rFonts w:ascii="宋体" w:hAnsi="宋体" w:hint="eastAsia"/>
          <w:sz w:val="24"/>
        </w:rPr>
        <w:t>平台企业版</w:t>
      </w:r>
      <w:r w:rsidR="000F12D3">
        <w:rPr>
          <w:rFonts w:ascii="宋体" w:hAnsi="宋体" w:hint="eastAsia"/>
          <w:sz w:val="24"/>
        </w:rPr>
        <w:t>,原名</w:t>
      </w:r>
      <w:r w:rsidR="000F12D3" w:rsidRPr="00434D36">
        <w:rPr>
          <w:rFonts w:hint="eastAsia"/>
          <w:sz w:val="24"/>
        </w:rPr>
        <w:t>J</w:t>
      </w:r>
      <w:r w:rsidR="000F12D3" w:rsidRPr="00434D36">
        <w:rPr>
          <w:sz w:val="24"/>
        </w:rPr>
        <w:t>2EE</w:t>
      </w:r>
      <w:r w:rsidR="000F12D3">
        <w:rPr>
          <w:rFonts w:ascii="宋体" w:hAnsi="宋体"/>
          <w:sz w:val="24"/>
        </w:rPr>
        <w:t>,</w:t>
      </w:r>
      <w:r w:rsidR="000F12D3" w:rsidRPr="00434D36">
        <w:rPr>
          <w:sz w:val="24"/>
        </w:rPr>
        <w:t>2018</w:t>
      </w:r>
      <w:r w:rsidR="000F12D3">
        <w:rPr>
          <w:rFonts w:ascii="宋体" w:hAnsi="宋体" w:hint="eastAsia"/>
          <w:sz w:val="24"/>
        </w:rPr>
        <w:t>年</w:t>
      </w:r>
      <w:r w:rsidR="000F12D3" w:rsidRPr="00434D36">
        <w:rPr>
          <w:rFonts w:hint="eastAsia"/>
          <w:sz w:val="24"/>
        </w:rPr>
        <w:t>3</w:t>
      </w:r>
      <w:r w:rsidR="000F12D3">
        <w:rPr>
          <w:rFonts w:ascii="宋体" w:hAnsi="宋体" w:hint="eastAsia"/>
          <w:sz w:val="24"/>
        </w:rPr>
        <w:t>月更名为</w:t>
      </w:r>
      <w:r w:rsidR="000F12D3" w:rsidRPr="00434D36">
        <w:rPr>
          <w:sz w:val="24"/>
        </w:rPr>
        <w:t>Jakarta</w:t>
      </w:r>
      <w:r w:rsidR="000F12D3" w:rsidRPr="000F12D3">
        <w:rPr>
          <w:rFonts w:ascii="宋体" w:hAnsi="宋体"/>
          <w:sz w:val="24"/>
        </w:rPr>
        <w:t xml:space="preserve"> </w:t>
      </w:r>
      <w:r w:rsidR="000F12D3" w:rsidRPr="00434D36">
        <w:rPr>
          <w:sz w:val="24"/>
        </w:rPr>
        <w:t>EE</w:t>
      </w:r>
      <w:r w:rsidR="000F12D3">
        <w:rPr>
          <w:rFonts w:ascii="宋体" w:hAnsi="宋体" w:hint="eastAsia"/>
          <w:sz w:val="24"/>
        </w:rPr>
        <w:t>。它是在</w:t>
      </w:r>
      <w:r w:rsidR="000F12D3" w:rsidRPr="00434D36">
        <w:rPr>
          <w:rFonts w:hint="eastAsia"/>
          <w:sz w:val="24"/>
        </w:rPr>
        <w:t>SUN</w:t>
      </w:r>
      <w:r w:rsidR="000F12D3">
        <w:rPr>
          <w:rFonts w:ascii="宋体" w:hAnsi="宋体" w:hint="eastAsia"/>
          <w:sz w:val="24"/>
        </w:rPr>
        <w:t>公司的领导下，多家公司参与共同制定的企业级分布式应用程序开发规范。是目前世界上主流的分布式应用平台解决方案。</w:t>
      </w:r>
    </w:p>
    <w:p w14:paraId="48531CA4" w14:textId="4DEF2DFF" w:rsidR="000F12D3" w:rsidRDefault="000F12D3" w:rsidP="00217DCC">
      <w:pPr>
        <w:adjustRightInd w:val="0"/>
        <w:snapToGrid w:val="0"/>
        <w:spacing w:line="300" w:lineRule="auto"/>
        <w:ind w:firstLineChars="200" w:firstLine="480"/>
        <w:jc w:val="left"/>
        <w:rPr>
          <w:rFonts w:ascii="宋体" w:hAnsi="宋体"/>
          <w:sz w:val="24"/>
        </w:rPr>
      </w:pPr>
      <w:r>
        <w:rPr>
          <w:rFonts w:ascii="宋体" w:hAnsi="宋体" w:hint="eastAsia"/>
          <w:sz w:val="24"/>
        </w:rPr>
        <w:t>该平台包含有</w:t>
      </w:r>
      <w:r w:rsidRPr="00434D36">
        <w:rPr>
          <w:rFonts w:hint="eastAsia"/>
          <w:sz w:val="24"/>
        </w:rPr>
        <w:t>JDBC</w:t>
      </w:r>
      <w:r>
        <w:rPr>
          <w:rFonts w:ascii="宋体" w:hAnsi="宋体" w:hint="eastAsia"/>
          <w:sz w:val="24"/>
        </w:rPr>
        <w:t>（</w:t>
      </w:r>
      <w:r w:rsidRPr="00434D36">
        <w:rPr>
          <w:rFonts w:hint="eastAsia"/>
          <w:sz w:val="24"/>
        </w:rPr>
        <w:t>Java</w:t>
      </w:r>
      <w:r>
        <w:rPr>
          <w:rFonts w:ascii="宋体" w:hAnsi="宋体" w:hint="eastAsia"/>
          <w:sz w:val="24"/>
        </w:rPr>
        <w:t>数据库连接）、</w:t>
      </w:r>
      <w:r w:rsidRPr="00434D36">
        <w:rPr>
          <w:rFonts w:hint="eastAsia"/>
          <w:sz w:val="24"/>
        </w:rPr>
        <w:t>Servlet</w:t>
      </w:r>
      <w:r>
        <w:rPr>
          <w:rFonts w:ascii="宋体" w:hAnsi="宋体" w:hint="eastAsia"/>
          <w:sz w:val="24"/>
        </w:rPr>
        <w:t>（</w:t>
      </w:r>
      <w:r w:rsidRPr="00434D36">
        <w:rPr>
          <w:rFonts w:hint="eastAsia"/>
          <w:sz w:val="24"/>
        </w:rPr>
        <w:t>Java</w:t>
      </w:r>
      <w:r>
        <w:rPr>
          <w:rFonts w:ascii="宋体" w:hAnsi="宋体"/>
          <w:sz w:val="24"/>
        </w:rPr>
        <w:t xml:space="preserve"> </w:t>
      </w:r>
      <w:r w:rsidRPr="00434D36">
        <w:rPr>
          <w:sz w:val="24"/>
        </w:rPr>
        <w:t>Servlet</w:t>
      </w:r>
      <w:r>
        <w:rPr>
          <w:rFonts w:ascii="宋体" w:hAnsi="宋体"/>
          <w:sz w:val="24"/>
        </w:rPr>
        <w:t xml:space="preserve"> </w:t>
      </w:r>
      <w:r w:rsidRPr="00434D36">
        <w:rPr>
          <w:sz w:val="24"/>
        </w:rPr>
        <w:t>API</w:t>
      </w:r>
      <w:r>
        <w:rPr>
          <w:rFonts w:ascii="宋体" w:hAnsi="宋体" w:hint="eastAsia"/>
          <w:sz w:val="24"/>
        </w:rPr>
        <w:t>）、</w:t>
      </w:r>
      <w:r w:rsidRPr="00434D36">
        <w:rPr>
          <w:rFonts w:hint="eastAsia"/>
          <w:sz w:val="24"/>
        </w:rPr>
        <w:t>WS</w:t>
      </w:r>
      <w:r>
        <w:rPr>
          <w:rFonts w:ascii="宋体" w:hAnsi="宋体" w:hint="eastAsia"/>
          <w:sz w:val="24"/>
        </w:rPr>
        <w:t>（</w:t>
      </w:r>
      <w:r w:rsidRPr="00434D36">
        <w:rPr>
          <w:rFonts w:hint="eastAsia"/>
          <w:sz w:val="24"/>
        </w:rPr>
        <w:t>Web</w:t>
      </w:r>
      <w:r>
        <w:rPr>
          <w:rFonts w:ascii="宋体" w:hAnsi="宋体"/>
          <w:sz w:val="24"/>
        </w:rPr>
        <w:t xml:space="preserve"> </w:t>
      </w:r>
      <w:r w:rsidRPr="00434D36">
        <w:rPr>
          <w:rFonts w:hint="eastAsia"/>
          <w:sz w:val="24"/>
        </w:rPr>
        <w:t>Service</w:t>
      </w:r>
      <w:r>
        <w:rPr>
          <w:rFonts w:ascii="宋体" w:hAnsi="宋体" w:hint="eastAsia"/>
          <w:sz w:val="24"/>
        </w:rPr>
        <w:t>）、</w:t>
      </w:r>
      <w:r w:rsidRPr="00434D36">
        <w:rPr>
          <w:rFonts w:hint="eastAsia"/>
          <w:sz w:val="24"/>
        </w:rPr>
        <w:t>JTA</w:t>
      </w:r>
      <w:r>
        <w:rPr>
          <w:rFonts w:ascii="宋体" w:hAnsi="宋体" w:hint="eastAsia"/>
          <w:sz w:val="24"/>
        </w:rPr>
        <w:t>（</w:t>
      </w:r>
      <w:r w:rsidRPr="00434D36">
        <w:rPr>
          <w:rFonts w:hint="eastAsia"/>
          <w:sz w:val="24"/>
        </w:rPr>
        <w:t>Java</w:t>
      </w:r>
      <w:r>
        <w:rPr>
          <w:rFonts w:ascii="宋体" w:hAnsi="宋体" w:hint="eastAsia"/>
          <w:sz w:val="24"/>
        </w:rPr>
        <w:t>事务</w:t>
      </w:r>
      <w:r w:rsidRPr="00434D36">
        <w:rPr>
          <w:rFonts w:hint="eastAsia"/>
          <w:sz w:val="24"/>
        </w:rPr>
        <w:t>API</w:t>
      </w:r>
      <w:r>
        <w:rPr>
          <w:rFonts w:ascii="宋体" w:hAnsi="宋体" w:hint="eastAsia"/>
          <w:sz w:val="24"/>
        </w:rPr>
        <w:t>）等相关解决方案。</w:t>
      </w:r>
    </w:p>
    <w:p w14:paraId="6BC47C95" w14:textId="2453123E" w:rsidR="000F12D3" w:rsidRPr="00C731D0" w:rsidRDefault="000F12D3" w:rsidP="00217DCC">
      <w:pPr>
        <w:adjustRightInd w:val="0"/>
        <w:snapToGrid w:val="0"/>
        <w:spacing w:line="300" w:lineRule="auto"/>
        <w:ind w:firstLineChars="200" w:firstLine="480"/>
        <w:jc w:val="left"/>
        <w:rPr>
          <w:rFonts w:ascii="宋体" w:hAnsi="宋体"/>
          <w:sz w:val="24"/>
        </w:rPr>
      </w:pPr>
      <w:r>
        <w:rPr>
          <w:rFonts w:ascii="宋体" w:hAnsi="宋体" w:hint="eastAsia"/>
          <w:sz w:val="24"/>
        </w:rPr>
        <w:t>应用程序架构包含</w:t>
      </w:r>
      <w:r w:rsidRPr="00434D36">
        <w:rPr>
          <w:rFonts w:hint="eastAsia"/>
          <w:sz w:val="24"/>
        </w:rPr>
        <w:t>B</w:t>
      </w:r>
      <w:r>
        <w:rPr>
          <w:rFonts w:ascii="宋体" w:hAnsi="宋体" w:hint="eastAsia"/>
          <w:sz w:val="24"/>
        </w:rPr>
        <w:t>/</w:t>
      </w:r>
      <w:r w:rsidRPr="00434D36">
        <w:rPr>
          <w:rFonts w:hint="eastAsia"/>
          <w:sz w:val="24"/>
        </w:rPr>
        <w:t>S</w:t>
      </w:r>
      <w:r>
        <w:rPr>
          <w:rFonts w:ascii="宋体" w:hAnsi="宋体" w:hint="eastAsia"/>
          <w:sz w:val="24"/>
        </w:rPr>
        <w:t>和</w:t>
      </w:r>
      <w:r w:rsidRPr="00434D36">
        <w:rPr>
          <w:rFonts w:hint="eastAsia"/>
          <w:sz w:val="24"/>
        </w:rPr>
        <w:t>C</w:t>
      </w:r>
      <w:r>
        <w:rPr>
          <w:rFonts w:ascii="宋体" w:hAnsi="宋体" w:hint="eastAsia"/>
          <w:sz w:val="24"/>
        </w:rPr>
        <w:t>/</w:t>
      </w:r>
      <w:r w:rsidRPr="00434D36">
        <w:rPr>
          <w:rFonts w:hint="eastAsia"/>
          <w:sz w:val="24"/>
        </w:rPr>
        <w:t>S</w:t>
      </w:r>
      <w:r w:rsidR="00F840E3">
        <w:rPr>
          <w:rFonts w:ascii="宋体" w:hAnsi="宋体" w:hint="eastAsia"/>
          <w:sz w:val="24"/>
        </w:rPr>
        <w:t>两种模式。</w:t>
      </w:r>
      <w:r w:rsidR="00F840E3" w:rsidRPr="00434D36">
        <w:rPr>
          <w:rFonts w:hint="eastAsia"/>
          <w:sz w:val="24"/>
        </w:rPr>
        <w:t>C</w:t>
      </w:r>
      <w:r w:rsidR="00F840E3">
        <w:rPr>
          <w:rFonts w:ascii="宋体" w:hAnsi="宋体" w:hint="eastAsia"/>
          <w:sz w:val="24"/>
        </w:rPr>
        <w:t>/</w:t>
      </w:r>
      <w:r w:rsidR="00F840E3" w:rsidRPr="00434D36">
        <w:rPr>
          <w:rFonts w:hint="eastAsia"/>
          <w:sz w:val="24"/>
        </w:rPr>
        <w:t>S</w:t>
      </w:r>
      <w:r w:rsidR="00F840E3">
        <w:rPr>
          <w:rFonts w:ascii="宋体" w:hAnsi="宋体" w:hint="eastAsia"/>
          <w:sz w:val="24"/>
        </w:rPr>
        <w:t>是指客户端/浏览器模式，程序开发人员既要开发服务器端，还要开发客户端，客户端和服务器端分开运行，用户要使用服务必须要安装由服务商提供的客户端应用程序。</w:t>
      </w:r>
      <w:r w:rsidR="00F840E3" w:rsidRPr="00434D36">
        <w:rPr>
          <w:rFonts w:hint="eastAsia"/>
          <w:sz w:val="24"/>
        </w:rPr>
        <w:t>B</w:t>
      </w:r>
      <w:r w:rsidR="00F840E3">
        <w:rPr>
          <w:rFonts w:ascii="宋体" w:hAnsi="宋体" w:hint="eastAsia"/>
          <w:sz w:val="24"/>
        </w:rPr>
        <w:t>/</w:t>
      </w:r>
      <w:r w:rsidR="00F840E3" w:rsidRPr="00434D36">
        <w:rPr>
          <w:rFonts w:hint="eastAsia"/>
          <w:sz w:val="24"/>
        </w:rPr>
        <w:t>S</w:t>
      </w:r>
      <w:r w:rsidR="00F840E3">
        <w:rPr>
          <w:rFonts w:ascii="宋体" w:hAnsi="宋体" w:hint="eastAsia"/>
          <w:sz w:val="24"/>
        </w:rPr>
        <w:t>架构是指浏览器/服务器模式，开发人员只需开发服务器端程序，用户借助</w:t>
      </w:r>
      <w:r w:rsidR="00F840E3" w:rsidRPr="00434D36">
        <w:rPr>
          <w:rFonts w:hint="eastAsia"/>
          <w:sz w:val="24"/>
        </w:rPr>
        <w:t>IE</w:t>
      </w:r>
      <w:r w:rsidR="00F840E3">
        <w:rPr>
          <w:rFonts w:ascii="宋体" w:hAnsi="宋体" w:hint="eastAsia"/>
          <w:sz w:val="24"/>
        </w:rPr>
        <w:t>、</w:t>
      </w:r>
      <w:r w:rsidR="00F840E3" w:rsidRPr="00434D36">
        <w:rPr>
          <w:rFonts w:hint="eastAsia"/>
          <w:sz w:val="24"/>
        </w:rPr>
        <w:t>Chrome</w:t>
      </w:r>
      <w:r w:rsidR="00F840E3">
        <w:rPr>
          <w:rFonts w:ascii="宋体" w:hAnsi="宋体" w:hint="eastAsia"/>
          <w:sz w:val="24"/>
        </w:rPr>
        <w:t>等浏览器即可使用服务</w:t>
      </w:r>
      <w:r w:rsidR="00F840E3">
        <w:rPr>
          <w:rFonts w:ascii="宋体" w:hAnsi="宋体" w:hint="eastAsia"/>
          <w:sz w:val="24"/>
        </w:rPr>
        <w:lastRenderedPageBreak/>
        <w:t>商提供的服务。</w:t>
      </w:r>
      <w:r w:rsidR="005819F2">
        <w:rPr>
          <w:rFonts w:ascii="宋体" w:hAnsi="宋体" w:hint="eastAsia"/>
          <w:sz w:val="24"/>
        </w:rPr>
        <w:t>目前，</w:t>
      </w:r>
      <w:r w:rsidR="005819F2" w:rsidRPr="00434D36">
        <w:rPr>
          <w:rFonts w:hint="eastAsia"/>
          <w:sz w:val="24"/>
        </w:rPr>
        <w:t>H5</w:t>
      </w:r>
      <w:r w:rsidR="005819F2">
        <w:rPr>
          <w:rStyle w:val="ad"/>
          <w:rFonts w:ascii="宋体" w:hAnsi="宋体"/>
          <w:sz w:val="24"/>
        </w:rPr>
        <w:footnoteReference w:id="1"/>
      </w:r>
      <w:r w:rsidR="005819F2">
        <w:rPr>
          <w:rFonts w:ascii="宋体" w:hAnsi="宋体" w:hint="eastAsia"/>
          <w:sz w:val="24"/>
        </w:rPr>
        <w:t>标准的发布</w:t>
      </w:r>
      <w:r w:rsidR="00641002">
        <w:rPr>
          <w:rFonts w:ascii="宋体" w:hAnsi="宋体" w:hint="eastAsia"/>
          <w:sz w:val="24"/>
        </w:rPr>
        <w:t>，使得</w:t>
      </w:r>
      <w:r w:rsidR="00641002" w:rsidRPr="00434D36">
        <w:rPr>
          <w:rFonts w:hint="eastAsia"/>
          <w:sz w:val="24"/>
        </w:rPr>
        <w:t>H5</w:t>
      </w:r>
      <w:r w:rsidR="00641002">
        <w:rPr>
          <w:rFonts w:ascii="宋体" w:hAnsi="宋体" w:hint="eastAsia"/>
          <w:sz w:val="24"/>
        </w:rPr>
        <w:t>应用更为广泛，</w:t>
      </w:r>
      <w:proofErr w:type="gramStart"/>
      <w:r w:rsidR="00641002">
        <w:rPr>
          <w:rFonts w:ascii="宋体" w:hAnsi="宋体" w:hint="eastAsia"/>
          <w:sz w:val="24"/>
        </w:rPr>
        <w:t>微信小</w:t>
      </w:r>
      <w:proofErr w:type="gramEnd"/>
      <w:r w:rsidR="00641002">
        <w:rPr>
          <w:rFonts w:ascii="宋体" w:hAnsi="宋体" w:hint="eastAsia"/>
          <w:sz w:val="24"/>
        </w:rPr>
        <w:t>程序与</w:t>
      </w:r>
      <w:r w:rsidR="00641002" w:rsidRPr="00434D36">
        <w:rPr>
          <w:rFonts w:hint="eastAsia"/>
          <w:sz w:val="24"/>
        </w:rPr>
        <w:t>H5</w:t>
      </w:r>
      <w:r w:rsidR="00641002">
        <w:rPr>
          <w:rFonts w:ascii="宋体" w:hAnsi="宋体" w:hint="eastAsia"/>
          <w:sz w:val="24"/>
        </w:rPr>
        <w:t>的融合，使得</w:t>
      </w:r>
      <w:r w:rsidR="00641002" w:rsidRPr="00434D36">
        <w:rPr>
          <w:rFonts w:hint="eastAsia"/>
          <w:sz w:val="24"/>
        </w:rPr>
        <w:t>Web</w:t>
      </w:r>
      <w:r w:rsidR="00641002">
        <w:rPr>
          <w:rFonts w:ascii="宋体" w:hAnsi="宋体" w:hint="eastAsia"/>
          <w:sz w:val="24"/>
        </w:rPr>
        <w:t>应用程序的门槛更加的低，基于这种的架构的应用程序也更加的深受大众欢迎。</w:t>
      </w:r>
    </w:p>
    <w:p w14:paraId="31B348CA" w14:textId="6B1543A2" w:rsidR="00F53F80" w:rsidRPr="00C731D0" w:rsidRDefault="00F76D64" w:rsidP="00561DB7">
      <w:pPr>
        <w:adjustRightInd w:val="0"/>
        <w:snapToGrid w:val="0"/>
        <w:spacing w:line="300" w:lineRule="auto"/>
        <w:jc w:val="left"/>
        <w:outlineLvl w:val="1"/>
        <w:rPr>
          <w:rFonts w:ascii="宋体" w:hAnsi="宋体"/>
          <w:b/>
          <w:bCs/>
          <w:sz w:val="28"/>
          <w:szCs w:val="28"/>
        </w:rPr>
      </w:pPr>
      <w:bookmarkStart w:id="14" w:name="_Toc33742998"/>
      <w:bookmarkStart w:id="15" w:name="_Toc33743150"/>
      <w:bookmarkStart w:id="16" w:name="_Toc35548985"/>
      <w:r w:rsidRPr="00434D36">
        <w:rPr>
          <w:b/>
          <w:bCs/>
          <w:sz w:val="28"/>
          <w:szCs w:val="28"/>
        </w:rPr>
        <w:t>1</w:t>
      </w:r>
      <w:r w:rsidRPr="00C731D0">
        <w:rPr>
          <w:rFonts w:ascii="宋体" w:hAnsi="宋体"/>
          <w:b/>
          <w:bCs/>
          <w:sz w:val="28"/>
          <w:szCs w:val="28"/>
        </w:rPr>
        <w:t>.</w:t>
      </w:r>
      <w:r w:rsidRPr="00434D36">
        <w:rPr>
          <w:rFonts w:hint="eastAsia"/>
          <w:b/>
          <w:bCs/>
          <w:sz w:val="28"/>
          <w:szCs w:val="28"/>
        </w:rPr>
        <w:t>2</w:t>
      </w:r>
      <w:r w:rsidR="00F53F80" w:rsidRPr="00C731D0">
        <w:rPr>
          <w:rFonts w:ascii="宋体" w:hAnsi="宋体" w:hint="eastAsia"/>
          <w:b/>
          <w:bCs/>
          <w:sz w:val="28"/>
          <w:szCs w:val="28"/>
        </w:rPr>
        <w:t>国内外的研究现状及发展趋势</w:t>
      </w:r>
      <w:bookmarkEnd w:id="14"/>
      <w:bookmarkEnd w:id="15"/>
      <w:bookmarkEnd w:id="16"/>
    </w:p>
    <w:p w14:paraId="2C111144" w14:textId="541A7333" w:rsidR="00F53F80" w:rsidRDefault="00641002" w:rsidP="00641002">
      <w:pPr>
        <w:adjustRightInd w:val="0"/>
        <w:snapToGrid w:val="0"/>
        <w:spacing w:line="300" w:lineRule="auto"/>
        <w:ind w:firstLineChars="200" w:firstLine="480"/>
        <w:jc w:val="left"/>
        <w:rPr>
          <w:rFonts w:ascii="宋体" w:hAnsi="宋体"/>
          <w:sz w:val="24"/>
        </w:rPr>
      </w:pPr>
      <w:r w:rsidRPr="00A23D58">
        <w:rPr>
          <w:rFonts w:ascii="宋体" w:hAnsi="宋体" w:hint="eastAsia"/>
          <w:sz w:val="24"/>
        </w:rPr>
        <w:t>驾校管理系统，纵观国内外，属我国驾驶人培训行业形式最为严峻，我国交通管理条例全面，对驾驶人的要求严格，目前市面上的驾校管理系统，都只是在纯软件端</w:t>
      </w:r>
      <w:r w:rsidR="000842D7" w:rsidRPr="00A23D58">
        <w:rPr>
          <w:rFonts w:ascii="宋体" w:hAnsi="宋体" w:hint="eastAsia"/>
          <w:sz w:val="24"/>
        </w:rPr>
        <w:t>对驾校的人员信息数据做了汇总，而且采用是陈旧的技术，例如</w:t>
      </w:r>
      <w:r w:rsidR="000842D7" w:rsidRPr="00A23D58">
        <w:rPr>
          <w:rFonts w:hint="eastAsia"/>
          <w:sz w:val="24"/>
        </w:rPr>
        <w:t>JSP</w:t>
      </w:r>
      <w:r w:rsidR="000842D7" w:rsidRPr="00A23D58">
        <w:rPr>
          <w:rFonts w:ascii="宋体" w:hAnsi="宋体" w:hint="eastAsia"/>
          <w:sz w:val="24"/>
        </w:rPr>
        <w:t>服务端页面技术，存在系统可移植性差，维护性不高，响应速度过慢等问题。很少有能将驾校硬件资源接入管理系统的先例，比如，在教练车上装有传感器，检测学员练车时的车速问题，可以有效的保障学员的生命安全。</w:t>
      </w:r>
    </w:p>
    <w:p w14:paraId="15C23B1B" w14:textId="0D0E18DA" w:rsidR="00716253" w:rsidRPr="00716253" w:rsidRDefault="00716253" w:rsidP="00641002">
      <w:pPr>
        <w:adjustRightInd w:val="0"/>
        <w:snapToGrid w:val="0"/>
        <w:spacing w:line="300" w:lineRule="auto"/>
        <w:ind w:firstLineChars="200" w:firstLine="480"/>
        <w:jc w:val="left"/>
        <w:rPr>
          <w:rFonts w:ascii="宋体" w:hAnsi="宋体"/>
          <w:sz w:val="24"/>
        </w:rPr>
      </w:pPr>
      <w:r>
        <w:rPr>
          <w:rFonts w:ascii="宋体" w:hAnsi="宋体" w:hint="eastAsia"/>
          <w:sz w:val="24"/>
        </w:rPr>
        <w:t>通过查询文献资料以及互联网上的资料分析，目前所有的驾校管理平台都是单一的网络服务预约系统</w:t>
      </w:r>
      <w:r w:rsidR="00F36250">
        <w:rPr>
          <w:rStyle w:val="ab"/>
          <w:rFonts w:ascii="宋体" w:hAnsi="宋体"/>
          <w:sz w:val="24"/>
        </w:rPr>
        <w:t>[</w:t>
      </w:r>
      <w:r w:rsidR="00F36250">
        <w:rPr>
          <w:rStyle w:val="ab"/>
          <w:rFonts w:ascii="宋体" w:hAnsi="宋体"/>
          <w:sz w:val="24"/>
        </w:rPr>
        <w:endnoteReference w:id="2"/>
      </w:r>
      <w:r w:rsidR="00F36250">
        <w:rPr>
          <w:rStyle w:val="ab"/>
          <w:rFonts w:ascii="宋体" w:hAnsi="宋体"/>
          <w:sz w:val="24"/>
        </w:rPr>
        <w:t>]</w:t>
      </w:r>
      <w:r>
        <w:rPr>
          <w:rFonts w:ascii="宋体" w:hAnsi="宋体" w:hint="eastAsia"/>
          <w:sz w:val="24"/>
        </w:rPr>
        <w:t>。伴随着互联网+概念的提出，为了实现网络信息办公化，也已经诞生了主流SSM框架搭建的综合化</w:t>
      </w:r>
      <w:r w:rsidR="004F06DF">
        <w:rPr>
          <w:rFonts w:ascii="宋体" w:hAnsi="宋体" w:hint="eastAsia"/>
          <w:sz w:val="24"/>
        </w:rPr>
        <w:t>驾校</w:t>
      </w:r>
      <w:r>
        <w:rPr>
          <w:rFonts w:ascii="宋体" w:hAnsi="宋体" w:hint="eastAsia"/>
          <w:sz w:val="24"/>
        </w:rPr>
        <w:t>业务管理平台</w:t>
      </w:r>
      <w:r w:rsidR="00F36250">
        <w:rPr>
          <w:rStyle w:val="ab"/>
          <w:rFonts w:ascii="宋体" w:hAnsi="宋体"/>
          <w:sz w:val="24"/>
        </w:rPr>
        <w:t>[</w:t>
      </w:r>
      <w:r w:rsidR="00F36250">
        <w:rPr>
          <w:rStyle w:val="ab"/>
          <w:rFonts w:ascii="宋体" w:hAnsi="宋体"/>
          <w:sz w:val="24"/>
        </w:rPr>
        <w:endnoteReference w:id="3"/>
      </w:r>
      <w:r w:rsidR="00F36250">
        <w:rPr>
          <w:rStyle w:val="ab"/>
          <w:rFonts w:ascii="宋体" w:hAnsi="宋体"/>
          <w:sz w:val="24"/>
        </w:rPr>
        <w:t>]</w:t>
      </w:r>
      <w:r w:rsidR="004F06DF">
        <w:rPr>
          <w:rFonts w:ascii="宋体" w:hAnsi="宋体" w:hint="eastAsia"/>
          <w:sz w:val="24"/>
        </w:rPr>
        <w:t>，充分实现了网络服务替代人工劳动，在减轻驾校成本，数据信息存储等方面取得了重大的进步。但目前驾校综合业务的拓展和系统的可维护性依然停留在B/S架构</w:t>
      </w:r>
      <w:r w:rsidR="00BD7B44">
        <w:rPr>
          <w:rFonts w:ascii="宋体" w:hAnsi="宋体" w:hint="eastAsia"/>
          <w:sz w:val="24"/>
        </w:rPr>
        <w:t>，单纯</w:t>
      </w:r>
      <w:r w:rsidR="004F06DF">
        <w:rPr>
          <w:rFonts w:ascii="宋体" w:hAnsi="宋体" w:hint="eastAsia"/>
          <w:sz w:val="24"/>
        </w:rPr>
        <w:t>网络服务的领域，并没有应用到物联网的环境下</w:t>
      </w:r>
      <w:r w:rsidR="00197939">
        <w:rPr>
          <w:rFonts w:ascii="宋体" w:hAnsi="宋体" w:hint="eastAsia"/>
          <w:sz w:val="24"/>
        </w:rPr>
        <w:t>，而且Web页面采用的是</w:t>
      </w:r>
      <w:r w:rsidR="00197939">
        <w:rPr>
          <w:rFonts w:ascii="宋体" w:hAnsi="宋体"/>
          <w:sz w:val="24"/>
        </w:rPr>
        <w:t>JSP</w:t>
      </w:r>
      <w:r w:rsidR="00197939">
        <w:rPr>
          <w:rFonts w:ascii="宋体" w:hAnsi="宋体" w:hint="eastAsia"/>
          <w:sz w:val="24"/>
        </w:rPr>
        <w:t>技术，这种服务器端的页面框架已经成为过去式，对服务器的负荷重，维护成本高，目前H</w:t>
      </w:r>
      <w:r w:rsidR="00197939">
        <w:rPr>
          <w:rFonts w:ascii="宋体" w:hAnsi="宋体"/>
          <w:sz w:val="24"/>
        </w:rPr>
        <w:t>5</w:t>
      </w:r>
      <w:r w:rsidR="00197939">
        <w:rPr>
          <w:rFonts w:ascii="宋体" w:hAnsi="宋体" w:hint="eastAsia"/>
          <w:sz w:val="24"/>
        </w:rPr>
        <w:t>已经占领了潮流，应用广泛，前后端分离开发模式已经占据了企业级应用的顶端。</w:t>
      </w:r>
      <w:proofErr w:type="gramStart"/>
      <w:r w:rsidR="004F06DF">
        <w:rPr>
          <w:rFonts w:ascii="宋体" w:hAnsi="宋体" w:hint="eastAsia"/>
          <w:sz w:val="24"/>
        </w:rPr>
        <w:t>目前物</w:t>
      </w:r>
      <w:proofErr w:type="gramEnd"/>
      <w:r w:rsidR="004F06DF">
        <w:rPr>
          <w:rFonts w:ascii="宋体" w:hAnsi="宋体" w:hint="eastAsia"/>
          <w:sz w:val="24"/>
        </w:rPr>
        <w:t>联网正是火热时期</w:t>
      </w:r>
      <w:r w:rsidR="00141E02">
        <w:rPr>
          <w:rFonts w:ascii="宋体" w:hAnsi="宋体" w:hint="eastAsia"/>
          <w:sz w:val="24"/>
        </w:rPr>
        <w:t>，借助物联网平台，再来研究驾校的综合管理，使用软硬件结合的方式，将在一体化办公，智能服务的领域更进一步。相信不久的将来，随着物联网技术的进一步发展，驾校的综合化、一体化管理服务将会变得更加人性、更加便捷。</w:t>
      </w:r>
    </w:p>
    <w:p w14:paraId="53D0399C" w14:textId="7FF7C1B1" w:rsidR="00F53F80" w:rsidRPr="00A23D58" w:rsidRDefault="000842D7" w:rsidP="00641002">
      <w:pPr>
        <w:adjustRightInd w:val="0"/>
        <w:snapToGrid w:val="0"/>
        <w:spacing w:line="300" w:lineRule="auto"/>
        <w:ind w:firstLineChars="200" w:firstLine="480"/>
        <w:jc w:val="left"/>
        <w:rPr>
          <w:rFonts w:ascii="宋体" w:hAnsi="宋体"/>
          <w:sz w:val="24"/>
        </w:rPr>
      </w:pPr>
      <w:r w:rsidRPr="00A23D58">
        <w:rPr>
          <w:rFonts w:ascii="宋体" w:hAnsi="宋体" w:hint="eastAsia"/>
          <w:sz w:val="24"/>
        </w:rPr>
        <w:t>本文设计的驾校管理系统采用物联网硬件和</w:t>
      </w:r>
      <w:r w:rsidRPr="00A23D58">
        <w:rPr>
          <w:rFonts w:hint="eastAsia"/>
          <w:sz w:val="24"/>
        </w:rPr>
        <w:t>Web</w:t>
      </w:r>
      <w:r w:rsidR="00141E02">
        <w:rPr>
          <w:rFonts w:ascii="宋体" w:hAnsi="宋体" w:hint="eastAsia"/>
          <w:sz w:val="24"/>
        </w:rPr>
        <w:t>网络服务平台</w:t>
      </w:r>
      <w:r w:rsidRPr="00A23D58">
        <w:rPr>
          <w:rFonts w:ascii="宋体" w:hAnsi="宋体" w:hint="eastAsia"/>
          <w:sz w:val="24"/>
        </w:rPr>
        <w:t>相结合的方式，大大增强了系统的可拓展性。硬件收集数据，软件处理逻辑，软硬件结合的方式更加接近当今社会物联网时代的需求。物联网发展迅速，采用软硬件结合的方式，实现车联网、人联网，甚至万物互联，指日可待。</w:t>
      </w:r>
    </w:p>
    <w:p w14:paraId="2EBD11E4" w14:textId="5700F279" w:rsidR="00F53F80" w:rsidRPr="00C731D0" w:rsidRDefault="00F76D64" w:rsidP="00561DB7">
      <w:pPr>
        <w:adjustRightInd w:val="0"/>
        <w:snapToGrid w:val="0"/>
        <w:spacing w:line="300" w:lineRule="auto"/>
        <w:jc w:val="left"/>
        <w:outlineLvl w:val="1"/>
        <w:rPr>
          <w:rFonts w:ascii="宋体" w:hAnsi="宋体"/>
          <w:b/>
          <w:bCs/>
          <w:sz w:val="28"/>
          <w:szCs w:val="28"/>
        </w:rPr>
      </w:pPr>
      <w:bookmarkStart w:id="19" w:name="_Toc33742999"/>
      <w:bookmarkStart w:id="20" w:name="_Toc33743151"/>
      <w:bookmarkStart w:id="21" w:name="_Toc35548986"/>
      <w:r w:rsidRPr="00434D36">
        <w:rPr>
          <w:rFonts w:hint="eastAsia"/>
          <w:b/>
          <w:bCs/>
          <w:sz w:val="28"/>
          <w:szCs w:val="28"/>
        </w:rPr>
        <w:t>1</w:t>
      </w:r>
      <w:r w:rsidRPr="00C731D0">
        <w:rPr>
          <w:rFonts w:ascii="宋体" w:hAnsi="宋体"/>
          <w:b/>
          <w:bCs/>
          <w:sz w:val="28"/>
          <w:szCs w:val="28"/>
        </w:rPr>
        <w:t>.</w:t>
      </w:r>
      <w:r w:rsidRPr="00434D36">
        <w:rPr>
          <w:b/>
          <w:bCs/>
          <w:sz w:val="28"/>
          <w:szCs w:val="28"/>
        </w:rPr>
        <w:t>3</w:t>
      </w:r>
      <w:r w:rsidR="009619C8">
        <w:rPr>
          <w:rFonts w:ascii="宋体" w:hAnsi="宋体"/>
          <w:b/>
          <w:bCs/>
          <w:sz w:val="28"/>
          <w:szCs w:val="28"/>
        </w:rPr>
        <w:t xml:space="preserve"> </w:t>
      </w:r>
      <w:r w:rsidR="00F53F80" w:rsidRPr="00C731D0">
        <w:rPr>
          <w:rFonts w:ascii="宋体" w:hAnsi="宋体" w:hint="eastAsia"/>
          <w:b/>
          <w:bCs/>
          <w:sz w:val="28"/>
          <w:szCs w:val="28"/>
        </w:rPr>
        <w:t>研究本课题的目的和基本内容</w:t>
      </w:r>
      <w:bookmarkEnd w:id="19"/>
      <w:bookmarkEnd w:id="20"/>
      <w:bookmarkEnd w:id="21"/>
    </w:p>
    <w:p w14:paraId="62E4FEFB" w14:textId="77777777" w:rsidR="006129FF" w:rsidRPr="00A23D58" w:rsidRDefault="00C345DF" w:rsidP="006129FF">
      <w:pPr>
        <w:adjustRightInd w:val="0"/>
        <w:snapToGrid w:val="0"/>
        <w:spacing w:line="300" w:lineRule="auto"/>
        <w:ind w:firstLineChars="200" w:firstLine="480"/>
        <w:jc w:val="left"/>
        <w:rPr>
          <w:rFonts w:ascii="宋体" w:hAnsi="宋体"/>
          <w:sz w:val="24"/>
        </w:rPr>
      </w:pPr>
      <w:r w:rsidRPr="00A23D58">
        <w:rPr>
          <w:rFonts w:ascii="宋体" w:hAnsi="宋体" w:hint="eastAsia"/>
          <w:sz w:val="24"/>
        </w:rPr>
        <w:t>本课题研究的智能化驾校管理系统，</w:t>
      </w:r>
      <w:r w:rsidR="00AB40F0">
        <w:rPr>
          <w:rFonts w:ascii="宋体" w:hAnsi="宋体" w:hint="eastAsia"/>
          <w:sz w:val="24"/>
        </w:rPr>
        <w:t>主要采用物联网平台与Web网络服务平台相结合的方式，在解决驾校日常运转各项业务，提高员工工作效率的前提下，更好的为广大的驾校管理者服务。</w:t>
      </w:r>
      <w:r w:rsidR="006129FF" w:rsidRPr="00A23D58">
        <w:rPr>
          <w:rFonts w:ascii="宋体" w:hAnsi="宋体" w:hint="eastAsia"/>
          <w:sz w:val="24"/>
        </w:rPr>
        <w:t>本课题主要研究在</w:t>
      </w:r>
      <w:r w:rsidR="006129FF" w:rsidRPr="00A23D58">
        <w:rPr>
          <w:rFonts w:hint="eastAsia"/>
          <w:sz w:val="24"/>
        </w:rPr>
        <w:t>STM</w:t>
      </w:r>
      <w:r w:rsidR="006129FF" w:rsidRPr="00A23D58">
        <w:rPr>
          <w:sz w:val="24"/>
        </w:rPr>
        <w:t>32</w:t>
      </w:r>
      <w:r w:rsidR="006129FF" w:rsidRPr="00A23D58">
        <w:rPr>
          <w:rFonts w:ascii="宋体" w:hAnsi="宋体" w:hint="eastAsia"/>
          <w:sz w:val="24"/>
        </w:rPr>
        <w:t>开发</w:t>
      </w:r>
      <w:proofErr w:type="gramStart"/>
      <w:r w:rsidR="006129FF" w:rsidRPr="00A23D58">
        <w:rPr>
          <w:rFonts w:ascii="宋体" w:hAnsi="宋体" w:hint="eastAsia"/>
          <w:sz w:val="24"/>
        </w:rPr>
        <w:t>板环境</w:t>
      </w:r>
      <w:proofErr w:type="gramEnd"/>
      <w:r w:rsidR="006129FF" w:rsidRPr="00A23D58">
        <w:rPr>
          <w:rFonts w:ascii="宋体" w:hAnsi="宋体" w:hint="eastAsia"/>
          <w:sz w:val="24"/>
        </w:rPr>
        <w:t>下，</w:t>
      </w:r>
      <w:r w:rsidR="006129FF" w:rsidRPr="00A23D58">
        <w:rPr>
          <w:rFonts w:hint="eastAsia"/>
          <w:sz w:val="24"/>
        </w:rPr>
        <w:t>RFID</w:t>
      </w:r>
      <w:r w:rsidR="006129FF" w:rsidRPr="00A23D58">
        <w:rPr>
          <w:rFonts w:ascii="宋体" w:hAnsi="宋体" w:hint="eastAsia"/>
          <w:sz w:val="24"/>
        </w:rPr>
        <w:t>射频识别技术采集数据，经过</w:t>
      </w:r>
      <w:r w:rsidR="006129FF" w:rsidRPr="00A23D58">
        <w:rPr>
          <w:rFonts w:hint="eastAsia"/>
          <w:sz w:val="24"/>
        </w:rPr>
        <w:t>ESP</w:t>
      </w:r>
      <w:r w:rsidR="006129FF" w:rsidRPr="00A23D58">
        <w:rPr>
          <w:sz w:val="24"/>
        </w:rPr>
        <w:t>8266</w:t>
      </w:r>
      <w:r w:rsidR="006129FF" w:rsidRPr="00A23D58">
        <w:rPr>
          <w:rFonts w:ascii="宋体" w:hAnsi="宋体" w:hint="eastAsia"/>
          <w:sz w:val="24"/>
        </w:rPr>
        <w:t>网络设备通过</w:t>
      </w:r>
      <w:r w:rsidR="006129FF" w:rsidRPr="00A23D58">
        <w:rPr>
          <w:rFonts w:hint="eastAsia"/>
          <w:sz w:val="24"/>
        </w:rPr>
        <w:t>HTTP</w:t>
      </w:r>
      <w:r w:rsidR="006129FF" w:rsidRPr="00A23D58">
        <w:rPr>
          <w:rFonts w:ascii="宋体" w:hAnsi="宋体" w:hint="eastAsia"/>
          <w:sz w:val="24"/>
        </w:rPr>
        <w:t>协议将数据转发给</w:t>
      </w:r>
      <w:r w:rsidR="006129FF" w:rsidRPr="00A23D58">
        <w:rPr>
          <w:rFonts w:hint="eastAsia"/>
          <w:sz w:val="24"/>
        </w:rPr>
        <w:t>Web</w:t>
      </w:r>
      <w:r w:rsidR="006129FF" w:rsidRPr="00A23D58">
        <w:rPr>
          <w:rFonts w:ascii="宋体" w:hAnsi="宋体" w:hint="eastAsia"/>
          <w:sz w:val="24"/>
        </w:rPr>
        <w:t>服务器进行数据分析处理，响应给</w:t>
      </w:r>
      <w:r w:rsidR="006129FF" w:rsidRPr="00A23D58">
        <w:rPr>
          <w:rFonts w:hint="eastAsia"/>
          <w:sz w:val="24"/>
        </w:rPr>
        <w:t>ESP8266</w:t>
      </w:r>
      <w:r w:rsidR="006129FF" w:rsidRPr="00A23D58">
        <w:rPr>
          <w:rFonts w:ascii="宋体" w:hAnsi="宋体" w:hint="eastAsia"/>
          <w:sz w:val="24"/>
        </w:rPr>
        <w:t>设备，再由</w:t>
      </w:r>
      <w:r w:rsidR="006129FF" w:rsidRPr="00A23D58">
        <w:rPr>
          <w:rFonts w:hint="eastAsia"/>
          <w:sz w:val="24"/>
        </w:rPr>
        <w:t>STM32</w:t>
      </w:r>
      <w:r w:rsidR="006129FF" w:rsidRPr="00A23D58">
        <w:rPr>
          <w:rFonts w:ascii="宋体" w:hAnsi="宋体" w:hint="eastAsia"/>
          <w:sz w:val="24"/>
        </w:rPr>
        <w:t>芯片处理数据，展示在其它硬件设施（</w:t>
      </w:r>
      <w:r w:rsidR="006129FF" w:rsidRPr="00A23D58">
        <w:rPr>
          <w:rFonts w:hint="eastAsia"/>
          <w:sz w:val="24"/>
        </w:rPr>
        <w:t>LED</w:t>
      </w:r>
      <w:r w:rsidR="006129FF" w:rsidRPr="00A23D58">
        <w:rPr>
          <w:rFonts w:ascii="宋体" w:hAnsi="宋体" w:hint="eastAsia"/>
          <w:sz w:val="24"/>
        </w:rPr>
        <w:t>灯光、蜂鸣器等）上。</w:t>
      </w:r>
    </w:p>
    <w:p w14:paraId="44211FBB" w14:textId="7C38AF3E" w:rsidR="00AB40F0" w:rsidRDefault="00AB40F0" w:rsidP="00927750">
      <w:pPr>
        <w:adjustRightInd w:val="0"/>
        <w:snapToGrid w:val="0"/>
        <w:spacing w:line="300" w:lineRule="auto"/>
        <w:ind w:firstLineChars="200" w:firstLine="480"/>
        <w:jc w:val="left"/>
        <w:rPr>
          <w:rFonts w:ascii="宋体" w:hAnsi="宋体"/>
          <w:sz w:val="24"/>
        </w:rPr>
        <w:pPrChange w:id="22" w:author="lff" w:date="2020-03-20T11:18:00Z">
          <w:pPr>
            <w:adjustRightInd w:val="0"/>
            <w:snapToGrid w:val="0"/>
            <w:spacing w:line="300" w:lineRule="auto"/>
            <w:jc w:val="left"/>
          </w:pPr>
        </w:pPrChange>
      </w:pPr>
      <w:r>
        <w:rPr>
          <w:rFonts w:ascii="宋体" w:hAnsi="宋体" w:hint="eastAsia"/>
          <w:sz w:val="24"/>
        </w:rPr>
        <w:t>本文系统中物联网平台基本内容如下</w:t>
      </w:r>
      <w:r w:rsidR="00EE4467">
        <w:rPr>
          <w:rFonts w:ascii="宋体" w:hAnsi="宋体" w:hint="eastAsia"/>
          <w:sz w:val="24"/>
        </w:rPr>
        <w:t>：</w:t>
      </w:r>
    </w:p>
    <w:p w14:paraId="43A9BDC3" w14:textId="1AFAE9F4" w:rsidR="00AB40F0" w:rsidRDefault="00AB40F0" w:rsidP="00EE4467">
      <w:pPr>
        <w:numPr>
          <w:ilvl w:val="0"/>
          <w:numId w:val="3"/>
        </w:numPr>
        <w:adjustRightInd w:val="0"/>
        <w:snapToGrid w:val="0"/>
        <w:spacing w:line="300" w:lineRule="auto"/>
        <w:ind w:left="0" w:firstLineChars="200" w:firstLine="480"/>
        <w:jc w:val="left"/>
        <w:rPr>
          <w:rFonts w:ascii="宋体" w:hAnsi="宋体"/>
          <w:sz w:val="24"/>
        </w:rPr>
      </w:pPr>
      <w:commentRangeStart w:id="23"/>
      <w:r>
        <w:rPr>
          <w:rFonts w:ascii="宋体" w:hAnsi="宋体" w:hint="eastAsia"/>
          <w:sz w:val="24"/>
        </w:rPr>
        <w:lastRenderedPageBreak/>
        <w:t>采用C语言编码，驱动STM32芯片指挥各个硬件模块合理化工作。</w:t>
      </w:r>
    </w:p>
    <w:p w14:paraId="4C3BFDC8" w14:textId="6B8B721A" w:rsidR="00AB40F0" w:rsidRDefault="00AB40F0" w:rsidP="00EE4467">
      <w:pPr>
        <w:numPr>
          <w:ilvl w:val="0"/>
          <w:numId w:val="3"/>
        </w:numPr>
        <w:adjustRightInd w:val="0"/>
        <w:snapToGrid w:val="0"/>
        <w:spacing w:line="300" w:lineRule="auto"/>
        <w:ind w:left="0" w:firstLineChars="200" w:firstLine="480"/>
        <w:jc w:val="left"/>
        <w:rPr>
          <w:rFonts w:ascii="宋体" w:hAnsi="宋体"/>
          <w:sz w:val="24"/>
        </w:rPr>
      </w:pPr>
      <w:r>
        <w:rPr>
          <w:rFonts w:ascii="宋体" w:hAnsi="宋体" w:hint="eastAsia"/>
          <w:sz w:val="24"/>
        </w:rPr>
        <w:t>通过RC522型号的RFID模块完成</w:t>
      </w:r>
      <w:proofErr w:type="gramStart"/>
      <w:r>
        <w:rPr>
          <w:rFonts w:ascii="宋体" w:hAnsi="宋体" w:hint="eastAsia"/>
          <w:sz w:val="24"/>
        </w:rPr>
        <w:t>读写卡</w:t>
      </w:r>
      <w:proofErr w:type="gramEnd"/>
      <w:r>
        <w:rPr>
          <w:rFonts w:ascii="宋体" w:hAnsi="宋体" w:hint="eastAsia"/>
          <w:sz w:val="24"/>
        </w:rPr>
        <w:t>工作，来鉴别管理员和学员的身份。</w:t>
      </w:r>
    </w:p>
    <w:p w14:paraId="2E64C199" w14:textId="5FA536C5" w:rsidR="00AB40F0" w:rsidRDefault="00AB40F0" w:rsidP="00EE4467">
      <w:pPr>
        <w:numPr>
          <w:ilvl w:val="0"/>
          <w:numId w:val="3"/>
        </w:numPr>
        <w:adjustRightInd w:val="0"/>
        <w:snapToGrid w:val="0"/>
        <w:spacing w:line="300" w:lineRule="auto"/>
        <w:ind w:left="0" w:firstLineChars="200" w:firstLine="480"/>
        <w:jc w:val="left"/>
        <w:rPr>
          <w:rFonts w:ascii="宋体" w:hAnsi="宋体"/>
          <w:sz w:val="24"/>
        </w:rPr>
      </w:pPr>
      <w:r>
        <w:rPr>
          <w:rFonts w:ascii="宋体" w:hAnsi="宋体" w:hint="eastAsia"/>
          <w:sz w:val="24"/>
        </w:rPr>
        <w:t>使用ESP</w:t>
      </w:r>
      <w:r>
        <w:rPr>
          <w:rFonts w:ascii="宋体" w:hAnsi="宋体"/>
          <w:sz w:val="24"/>
        </w:rPr>
        <w:t>8266</w:t>
      </w:r>
      <w:r>
        <w:rPr>
          <w:rFonts w:ascii="宋体" w:hAnsi="宋体" w:hint="eastAsia"/>
          <w:sz w:val="24"/>
        </w:rPr>
        <w:t>型号的网络模块将物联网平台的数据通过HTTP协议转发到Web服务器端存储</w:t>
      </w:r>
    </w:p>
    <w:p w14:paraId="60330FFC" w14:textId="5FC10E9A" w:rsidR="00AB40F0" w:rsidRDefault="00AB40F0" w:rsidP="00EE4467">
      <w:pPr>
        <w:numPr>
          <w:ilvl w:val="0"/>
          <w:numId w:val="3"/>
        </w:numPr>
        <w:adjustRightInd w:val="0"/>
        <w:snapToGrid w:val="0"/>
        <w:spacing w:line="300" w:lineRule="auto"/>
        <w:ind w:left="0" w:firstLineChars="200" w:firstLine="480"/>
        <w:jc w:val="left"/>
        <w:rPr>
          <w:rFonts w:ascii="宋体" w:hAnsi="宋体"/>
          <w:sz w:val="24"/>
        </w:rPr>
      </w:pPr>
      <w:r>
        <w:rPr>
          <w:rFonts w:ascii="宋体" w:hAnsi="宋体" w:hint="eastAsia"/>
          <w:sz w:val="24"/>
        </w:rPr>
        <w:t>合理化分配开发板上的其余硬件设施(</w:t>
      </w:r>
      <w:r>
        <w:rPr>
          <w:rFonts w:ascii="宋体" w:hAnsi="宋体"/>
          <w:sz w:val="24"/>
        </w:rPr>
        <w:t>LED</w:t>
      </w:r>
      <w:r>
        <w:rPr>
          <w:rFonts w:ascii="宋体" w:hAnsi="宋体" w:hint="eastAsia"/>
          <w:sz w:val="24"/>
        </w:rPr>
        <w:t>灯，按键</w:t>
      </w:r>
      <w:r>
        <w:rPr>
          <w:rFonts w:ascii="宋体" w:hAnsi="宋体"/>
          <w:sz w:val="24"/>
        </w:rPr>
        <w:t>)</w:t>
      </w:r>
      <w:r>
        <w:rPr>
          <w:rFonts w:ascii="宋体" w:hAnsi="宋体" w:hint="eastAsia"/>
          <w:sz w:val="24"/>
        </w:rPr>
        <w:t>配合主要模块完成功能交互。</w:t>
      </w:r>
    </w:p>
    <w:p w14:paraId="18725F4A" w14:textId="5D819B45" w:rsidR="00EE4467" w:rsidRDefault="00EE4467" w:rsidP="00EE4467">
      <w:pPr>
        <w:adjustRightInd w:val="0"/>
        <w:snapToGrid w:val="0"/>
        <w:spacing w:line="300" w:lineRule="auto"/>
        <w:jc w:val="left"/>
        <w:rPr>
          <w:rFonts w:ascii="宋体" w:hAnsi="宋体"/>
          <w:sz w:val="24"/>
        </w:rPr>
      </w:pPr>
      <w:r>
        <w:rPr>
          <w:rFonts w:ascii="宋体" w:hAnsi="宋体" w:hint="eastAsia"/>
          <w:sz w:val="24"/>
        </w:rPr>
        <w:t>本文系统中Web网络平台的基本内容如下：</w:t>
      </w:r>
    </w:p>
    <w:p w14:paraId="502E8C7E" w14:textId="5D0EA334" w:rsidR="00EE4467" w:rsidRDefault="00376099" w:rsidP="006129FF">
      <w:pPr>
        <w:numPr>
          <w:ilvl w:val="0"/>
          <w:numId w:val="4"/>
        </w:numPr>
        <w:adjustRightInd w:val="0"/>
        <w:snapToGrid w:val="0"/>
        <w:spacing w:line="300" w:lineRule="auto"/>
        <w:jc w:val="left"/>
        <w:rPr>
          <w:rFonts w:ascii="宋体" w:hAnsi="宋体"/>
          <w:sz w:val="24"/>
        </w:rPr>
      </w:pPr>
      <w:r>
        <w:rPr>
          <w:rFonts w:ascii="宋体" w:hAnsi="宋体" w:hint="eastAsia"/>
          <w:sz w:val="24"/>
        </w:rPr>
        <w:t>服务器</w:t>
      </w:r>
      <w:proofErr w:type="gramStart"/>
      <w:r>
        <w:rPr>
          <w:rFonts w:ascii="宋体" w:hAnsi="宋体" w:hint="eastAsia"/>
          <w:sz w:val="24"/>
        </w:rPr>
        <w:t>端采用</w:t>
      </w:r>
      <w:proofErr w:type="gramEnd"/>
      <w:r>
        <w:rPr>
          <w:rFonts w:ascii="宋体" w:hAnsi="宋体" w:hint="eastAsia"/>
          <w:sz w:val="24"/>
        </w:rPr>
        <w:t>Java语言的主流Web框架，Spring</w:t>
      </w:r>
      <w:r>
        <w:rPr>
          <w:rFonts w:ascii="宋体" w:hAnsi="宋体"/>
          <w:sz w:val="24"/>
        </w:rPr>
        <w:t xml:space="preserve"> </w:t>
      </w:r>
      <w:r>
        <w:rPr>
          <w:rFonts w:ascii="宋体" w:hAnsi="宋体" w:hint="eastAsia"/>
          <w:sz w:val="24"/>
        </w:rPr>
        <w:t>Boot搭建。</w:t>
      </w:r>
    </w:p>
    <w:p w14:paraId="1597EE2A" w14:textId="618FBC19" w:rsidR="00376099" w:rsidRDefault="00376099" w:rsidP="006129FF">
      <w:pPr>
        <w:numPr>
          <w:ilvl w:val="0"/>
          <w:numId w:val="4"/>
        </w:numPr>
        <w:adjustRightInd w:val="0"/>
        <w:snapToGrid w:val="0"/>
        <w:spacing w:line="300" w:lineRule="auto"/>
        <w:jc w:val="left"/>
        <w:rPr>
          <w:rFonts w:ascii="宋体" w:hAnsi="宋体"/>
          <w:sz w:val="24"/>
        </w:rPr>
      </w:pPr>
      <w:r>
        <w:rPr>
          <w:rFonts w:ascii="宋体" w:hAnsi="宋体" w:hint="eastAsia"/>
          <w:sz w:val="24"/>
        </w:rPr>
        <w:t>前后台分离式开发部署，后端使用Spring</w:t>
      </w:r>
      <w:r>
        <w:rPr>
          <w:rFonts w:ascii="宋体" w:hAnsi="宋体"/>
          <w:sz w:val="24"/>
        </w:rPr>
        <w:t xml:space="preserve"> </w:t>
      </w:r>
      <w:r>
        <w:rPr>
          <w:rFonts w:ascii="宋体" w:hAnsi="宋体" w:hint="eastAsia"/>
          <w:sz w:val="24"/>
        </w:rPr>
        <w:t>Boot、Spring</w:t>
      </w:r>
      <w:r>
        <w:rPr>
          <w:rFonts w:ascii="宋体" w:hAnsi="宋体"/>
          <w:sz w:val="24"/>
        </w:rPr>
        <w:t xml:space="preserve"> </w:t>
      </w:r>
      <w:r>
        <w:rPr>
          <w:rFonts w:ascii="宋体" w:hAnsi="宋体" w:hint="eastAsia"/>
          <w:sz w:val="24"/>
        </w:rPr>
        <w:t>MVC和</w:t>
      </w:r>
      <w:proofErr w:type="spellStart"/>
      <w:r>
        <w:rPr>
          <w:rFonts w:ascii="宋体" w:hAnsi="宋体" w:hint="eastAsia"/>
          <w:sz w:val="24"/>
        </w:rPr>
        <w:t>MyBatis</w:t>
      </w:r>
      <w:proofErr w:type="spellEnd"/>
      <w:r>
        <w:rPr>
          <w:rFonts w:ascii="宋体" w:hAnsi="宋体" w:hint="eastAsia"/>
          <w:sz w:val="24"/>
        </w:rPr>
        <w:t>整合（简称SSM框架），前端使用数据驱动形框架Vue开发。</w:t>
      </w:r>
    </w:p>
    <w:p w14:paraId="6230066A" w14:textId="615DE75C" w:rsidR="00376099" w:rsidRDefault="00376099" w:rsidP="006129FF">
      <w:pPr>
        <w:numPr>
          <w:ilvl w:val="0"/>
          <w:numId w:val="4"/>
        </w:numPr>
        <w:adjustRightInd w:val="0"/>
        <w:snapToGrid w:val="0"/>
        <w:spacing w:line="300" w:lineRule="auto"/>
        <w:jc w:val="left"/>
        <w:rPr>
          <w:rFonts w:ascii="宋体" w:hAnsi="宋体"/>
          <w:sz w:val="24"/>
        </w:rPr>
      </w:pPr>
      <w:r>
        <w:rPr>
          <w:rFonts w:ascii="宋体" w:hAnsi="宋体" w:hint="eastAsia"/>
          <w:sz w:val="24"/>
        </w:rPr>
        <w:t>服务器端使用maven一键构建、打包和部署。</w:t>
      </w:r>
    </w:p>
    <w:p w14:paraId="6A81900F" w14:textId="4E46D192" w:rsidR="00376099" w:rsidRPr="00376099" w:rsidRDefault="00376099" w:rsidP="006129FF">
      <w:pPr>
        <w:numPr>
          <w:ilvl w:val="0"/>
          <w:numId w:val="4"/>
        </w:numPr>
        <w:adjustRightInd w:val="0"/>
        <w:snapToGrid w:val="0"/>
        <w:spacing w:line="300" w:lineRule="auto"/>
        <w:jc w:val="left"/>
        <w:rPr>
          <w:rFonts w:ascii="宋体" w:hAnsi="宋体"/>
          <w:sz w:val="24"/>
        </w:rPr>
      </w:pPr>
      <w:r>
        <w:rPr>
          <w:rFonts w:ascii="宋体" w:hAnsi="宋体" w:hint="eastAsia"/>
          <w:sz w:val="24"/>
        </w:rPr>
        <w:t>前端使用</w:t>
      </w:r>
      <w:proofErr w:type="spellStart"/>
      <w:r>
        <w:rPr>
          <w:rFonts w:ascii="宋体" w:hAnsi="宋体" w:hint="eastAsia"/>
          <w:sz w:val="24"/>
        </w:rPr>
        <w:t>n</w:t>
      </w:r>
      <w:r>
        <w:rPr>
          <w:rFonts w:ascii="宋体" w:hAnsi="宋体"/>
          <w:sz w:val="24"/>
        </w:rPr>
        <w:t>ginx</w:t>
      </w:r>
      <w:proofErr w:type="spellEnd"/>
      <w:r>
        <w:rPr>
          <w:rFonts w:ascii="宋体" w:hAnsi="宋体" w:hint="eastAsia"/>
          <w:sz w:val="24"/>
        </w:rPr>
        <w:t>或者a</w:t>
      </w:r>
      <w:r>
        <w:rPr>
          <w:rFonts w:ascii="宋体" w:hAnsi="宋体"/>
          <w:sz w:val="24"/>
        </w:rPr>
        <w:t>pache</w:t>
      </w:r>
      <w:r>
        <w:rPr>
          <w:rFonts w:ascii="宋体" w:hAnsi="宋体" w:hint="eastAsia"/>
          <w:sz w:val="24"/>
        </w:rPr>
        <w:t>服务器做分离式部署</w:t>
      </w:r>
      <w:r w:rsidR="00676931">
        <w:rPr>
          <w:rFonts w:ascii="宋体" w:hAnsi="宋体" w:hint="eastAsia"/>
          <w:sz w:val="24"/>
        </w:rPr>
        <w:t>。</w:t>
      </w:r>
      <w:commentRangeEnd w:id="23"/>
      <w:r w:rsidR="00927750">
        <w:rPr>
          <w:rStyle w:val="af"/>
        </w:rPr>
        <w:commentReference w:id="23"/>
      </w:r>
    </w:p>
    <w:p w14:paraId="55D954CD" w14:textId="50938CE3" w:rsidR="00F76D64" w:rsidRPr="003A7D7E" w:rsidRDefault="00F76D64" w:rsidP="00561DB7">
      <w:pPr>
        <w:adjustRightInd w:val="0"/>
        <w:snapToGrid w:val="0"/>
        <w:spacing w:beforeLines="100" w:before="240" w:line="300" w:lineRule="auto"/>
        <w:jc w:val="left"/>
        <w:outlineLvl w:val="0"/>
        <w:rPr>
          <w:rFonts w:ascii="黑体" w:eastAsia="黑体" w:hAnsi="黑体"/>
          <w:b/>
          <w:bCs/>
          <w:sz w:val="32"/>
          <w:szCs w:val="32"/>
        </w:rPr>
      </w:pPr>
      <w:bookmarkStart w:id="24" w:name="_Toc33743000"/>
      <w:bookmarkStart w:id="25" w:name="_Toc33743152"/>
      <w:bookmarkStart w:id="26" w:name="_Toc35548987"/>
      <w:r w:rsidRPr="00434D36">
        <w:rPr>
          <w:rFonts w:eastAsia="黑体" w:hint="eastAsia"/>
          <w:b/>
          <w:bCs/>
          <w:sz w:val="32"/>
          <w:szCs w:val="32"/>
        </w:rPr>
        <w:t>2</w:t>
      </w:r>
      <w:r>
        <w:rPr>
          <w:rFonts w:ascii="黑体" w:eastAsia="黑体" w:hAnsi="黑体"/>
          <w:b/>
          <w:bCs/>
          <w:sz w:val="32"/>
          <w:szCs w:val="32"/>
        </w:rPr>
        <w:t>.</w:t>
      </w:r>
      <w:r w:rsidR="005A6C86" w:rsidRPr="003A7D7E">
        <w:rPr>
          <w:rFonts w:ascii="黑体" w:eastAsia="黑体" w:hAnsi="黑体" w:hint="eastAsia"/>
          <w:b/>
          <w:bCs/>
          <w:sz w:val="32"/>
          <w:szCs w:val="32"/>
        </w:rPr>
        <w:t>系统总体设计方案</w:t>
      </w:r>
      <w:bookmarkEnd w:id="24"/>
      <w:bookmarkEnd w:id="25"/>
      <w:bookmarkEnd w:id="26"/>
    </w:p>
    <w:p w14:paraId="7F97F21C" w14:textId="64888BD9" w:rsidR="005A6C86" w:rsidRPr="00C731D0" w:rsidRDefault="00F76D64" w:rsidP="00561DB7">
      <w:pPr>
        <w:adjustRightInd w:val="0"/>
        <w:snapToGrid w:val="0"/>
        <w:spacing w:line="300" w:lineRule="auto"/>
        <w:jc w:val="left"/>
        <w:outlineLvl w:val="1"/>
        <w:rPr>
          <w:rFonts w:ascii="宋体" w:hAnsi="宋体"/>
          <w:b/>
          <w:bCs/>
          <w:sz w:val="28"/>
          <w:szCs w:val="28"/>
        </w:rPr>
      </w:pPr>
      <w:bookmarkStart w:id="27" w:name="_Toc33743001"/>
      <w:bookmarkStart w:id="28" w:name="_Toc33743153"/>
      <w:bookmarkStart w:id="29" w:name="_Toc35548988"/>
      <w:r w:rsidRPr="00434D36">
        <w:rPr>
          <w:rFonts w:hint="eastAsia"/>
          <w:b/>
          <w:bCs/>
          <w:sz w:val="28"/>
          <w:szCs w:val="28"/>
        </w:rPr>
        <w:t>2</w:t>
      </w:r>
      <w:r w:rsidRPr="00C731D0">
        <w:rPr>
          <w:rFonts w:ascii="宋体" w:hAnsi="宋体"/>
          <w:b/>
          <w:bCs/>
          <w:sz w:val="28"/>
          <w:szCs w:val="28"/>
        </w:rPr>
        <w:t>.</w:t>
      </w:r>
      <w:r w:rsidRPr="00434D36">
        <w:rPr>
          <w:b/>
          <w:bCs/>
          <w:sz w:val="28"/>
          <w:szCs w:val="28"/>
        </w:rPr>
        <w:t>1</w:t>
      </w:r>
      <w:r w:rsidR="005A6C86" w:rsidRPr="00C731D0">
        <w:rPr>
          <w:rFonts w:ascii="宋体" w:hAnsi="宋体" w:hint="eastAsia"/>
          <w:b/>
          <w:bCs/>
          <w:sz w:val="28"/>
          <w:szCs w:val="28"/>
        </w:rPr>
        <w:t>系统需求分析</w:t>
      </w:r>
      <w:bookmarkEnd w:id="27"/>
      <w:bookmarkEnd w:id="28"/>
      <w:bookmarkEnd w:id="29"/>
    </w:p>
    <w:p w14:paraId="72AF746F" w14:textId="25201728" w:rsidR="00F109BE" w:rsidRDefault="008A350F" w:rsidP="008A350F">
      <w:pPr>
        <w:adjustRightInd w:val="0"/>
        <w:snapToGrid w:val="0"/>
        <w:spacing w:line="300" w:lineRule="auto"/>
        <w:ind w:firstLineChars="200" w:firstLine="480"/>
        <w:jc w:val="left"/>
        <w:rPr>
          <w:rFonts w:ascii="宋体" w:hAnsi="宋体"/>
          <w:sz w:val="24"/>
        </w:rPr>
      </w:pPr>
      <w:r>
        <w:rPr>
          <w:rFonts w:ascii="宋体" w:hAnsi="宋体" w:hint="eastAsia"/>
          <w:sz w:val="24"/>
        </w:rPr>
        <w:t>该系统主要包括由C语言编写的物联网平台、Java语言编写的Web服务端和由前端</w:t>
      </w:r>
      <w:proofErr w:type="spellStart"/>
      <w:r w:rsidR="00AC7376">
        <w:rPr>
          <w:rFonts w:ascii="宋体" w:hAnsi="宋体" w:hint="eastAsia"/>
          <w:sz w:val="24"/>
        </w:rPr>
        <w:t>v</w:t>
      </w:r>
      <w:r w:rsidR="00AC7376">
        <w:rPr>
          <w:rFonts w:ascii="宋体" w:hAnsi="宋体"/>
          <w:sz w:val="24"/>
        </w:rPr>
        <w:t>ue</w:t>
      </w:r>
      <w:proofErr w:type="spellEnd"/>
      <w:r w:rsidR="00AC7376">
        <w:rPr>
          <w:rFonts w:ascii="宋体" w:hAnsi="宋体" w:hint="eastAsia"/>
          <w:sz w:val="24"/>
        </w:rPr>
        <w:t>框架搭建的</w:t>
      </w:r>
      <w:r>
        <w:rPr>
          <w:rFonts w:ascii="宋体" w:hAnsi="宋体" w:hint="eastAsia"/>
          <w:sz w:val="24"/>
        </w:rPr>
        <w:t>Web网页端，还需要数据库来存储系统数据。</w:t>
      </w:r>
    </w:p>
    <w:p w14:paraId="5B251B18" w14:textId="15ABA595" w:rsidR="00AC7376" w:rsidRDefault="00AC7376" w:rsidP="008A350F">
      <w:pPr>
        <w:adjustRightInd w:val="0"/>
        <w:snapToGrid w:val="0"/>
        <w:spacing w:line="300" w:lineRule="auto"/>
        <w:ind w:firstLineChars="200" w:firstLine="480"/>
        <w:jc w:val="left"/>
        <w:rPr>
          <w:rFonts w:ascii="宋体" w:hAnsi="宋体"/>
          <w:sz w:val="24"/>
        </w:rPr>
      </w:pPr>
      <w:r>
        <w:rPr>
          <w:rFonts w:ascii="宋体" w:hAnsi="宋体" w:hint="eastAsia"/>
          <w:sz w:val="24"/>
        </w:rPr>
        <w:t>驾校是一个服务型机构，主要为</w:t>
      </w:r>
      <w:r w:rsidR="00843D98">
        <w:rPr>
          <w:rFonts w:ascii="宋体" w:hAnsi="宋体" w:hint="eastAsia"/>
          <w:sz w:val="24"/>
        </w:rPr>
        <w:t>培训人提供</w:t>
      </w:r>
      <w:r w:rsidR="006F764E">
        <w:rPr>
          <w:rFonts w:ascii="宋体" w:hAnsi="宋体" w:hint="eastAsia"/>
          <w:sz w:val="24"/>
        </w:rPr>
        <w:t>培训、考试服务</w:t>
      </w:r>
      <w:r w:rsidR="008700D0">
        <w:rPr>
          <w:rFonts w:ascii="宋体" w:hAnsi="宋体" w:hint="eastAsia"/>
          <w:sz w:val="24"/>
        </w:rPr>
        <w:t>。具体业务流程如图</w:t>
      </w:r>
      <w:r w:rsidR="008D59B7">
        <w:rPr>
          <w:rFonts w:ascii="宋体" w:hAnsi="宋体"/>
          <w:sz w:val="24"/>
        </w:rPr>
        <w:t>1</w:t>
      </w:r>
      <w:r w:rsidR="008700D0">
        <w:rPr>
          <w:rFonts w:ascii="宋体" w:hAnsi="宋体" w:hint="eastAsia"/>
          <w:sz w:val="24"/>
        </w:rPr>
        <w:t>所示</w:t>
      </w:r>
      <w:r w:rsidR="00676931">
        <w:rPr>
          <w:rFonts w:ascii="宋体" w:hAnsi="宋体" w:hint="eastAsia"/>
          <w:sz w:val="24"/>
        </w:rPr>
        <w:t>。</w:t>
      </w:r>
    </w:p>
    <w:p w14:paraId="7E16930A" w14:textId="77777777" w:rsidR="008700D0" w:rsidRDefault="008700D0" w:rsidP="00B75727">
      <w:pPr>
        <w:keepNext/>
        <w:adjustRightInd w:val="0"/>
        <w:snapToGrid w:val="0"/>
        <w:spacing w:line="300" w:lineRule="auto"/>
        <w:jc w:val="center"/>
      </w:pPr>
      <w:r>
        <w:object w:dxaOrig="15196" w:dyaOrig="8536" w14:anchorId="691897A2">
          <v:shape id="_x0000_i1025" type="#_x0000_t75" style="width:439.5pt;height:246.75pt" o:ole="">
            <v:imagedata r:id="rId17" o:title=""/>
          </v:shape>
          <o:OLEObject Type="Embed" ProgID="Visio.Drawing.15" ShapeID="_x0000_i1025" DrawAspect="Content" ObjectID="_1646209345" r:id="rId18"/>
        </w:object>
      </w:r>
    </w:p>
    <w:p w14:paraId="1D76AF9B" w14:textId="4FD168BC" w:rsidR="008700D0" w:rsidRPr="001C4420" w:rsidRDefault="008700D0" w:rsidP="00927750">
      <w:pPr>
        <w:pStyle w:val="ae"/>
        <w:spacing w:beforeLines="50" w:before="120" w:afterLines="50" w:after="120" w:line="300" w:lineRule="auto"/>
        <w:jc w:val="center"/>
        <w:rPr>
          <w:rFonts w:ascii="宋体" w:eastAsia="宋体" w:hAnsi="宋体"/>
          <w:b/>
          <w:bCs/>
          <w:sz w:val="24"/>
          <w:szCs w:val="24"/>
          <w:rPrChange w:id="30" w:author="lff" w:date="2020-03-20T11:22:00Z">
            <w:rPr>
              <w:rFonts w:ascii="宋体" w:hAnsi="宋体"/>
              <w:sz w:val="24"/>
            </w:rPr>
          </w:rPrChange>
        </w:rPr>
        <w:pPrChange w:id="31" w:author="lff" w:date="2020-03-20T11:22:00Z">
          <w:pPr>
            <w:pStyle w:val="ae"/>
            <w:jc w:val="center"/>
          </w:pPr>
        </w:pPrChange>
      </w:pPr>
      <w:r w:rsidRPr="001C4420">
        <w:rPr>
          <w:rFonts w:ascii="宋体" w:eastAsia="宋体" w:hAnsi="宋体" w:hint="eastAsia"/>
          <w:b/>
          <w:bCs/>
          <w:sz w:val="24"/>
          <w:szCs w:val="24"/>
          <w:rPrChange w:id="32" w:author="lff" w:date="2020-03-20T11:22:00Z">
            <w:rPr>
              <w:rFonts w:hint="eastAsia"/>
            </w:rPr>
          </w:rPrChange>
        </w:rPr>
        <w:t xml:space="preserve">图 </w:t>
      </w:r>
      <w:r w:rsidR="002C618E" w:rsidRPr="001C4420">
        <w:rPr>
          <w:rFonts w:ascii="宋体" w:eastAsia="宋体" w:hAnsi="宋体"/>
          <w:b/>
          <w:bCs/>
          <w:sz w:val="24"/>
          <w:szCs w:val="24"/>
          <w:rPrChange w:id="33" w:author="lff" w:date="2020-03-20T11:22:00Z">
            <w:rPr/>
          </w:rPrChange>
        </w:rPr>
        <w:fldChar w:fldCharType="begin"/>
      </w:r>
      <w:r w:rsidR="002C618E" w:rsidRPr="001C4420">
        <w:rPr>
          <w:rFonts w:ascii="宋体" w:eastAsia="宋体" w:hAnsi="宋体"/>
          <w:b/>
          <w:bCs/>
          <w:sz w:val="24"/>
          <w:szCs w:val="24"/>
          <w:rPrChange w:id="34" w:author="lff" w:date="2020-03-20T11:22:00Z">
            <w:rPr/>
          </w:rPrChange>
        </w:rPr>
        <w:instrText xml:space="preserve"> </w:instrText>
      </w:r>
      <w:r w:rsidR="002C618E" w:rsidRPr="001C4420">
        <w:rPr>
          <w:rFonts w:ascii="宋体" w:eastAsia="宋体" w:hAnsi="宋体" w:hint="eastAsia"/>
          <w:b/>
          <w:bCs/>
          <w:sz w:val="24"/>
          <w:szCs w:val="24"/>
          <w:rPrChange w:id="35" w:author="lff" w:date="2020-03-20T11:22:00Z">
            <w:rPr>
              <w:rFonts w:hint="eastAsia"/>
            </w:rPr>
          </w:rPrChange>
        </w:rPr>
        <w:instrText>SEQ 图 \* ARABIC</w:instrText>
      </w:r>
      <w:r w:rsidR="002C618E" w:rsidRPr="001C4420">
        <w:rPr>
          <w:rFonts w:ascii="宋体" w:eastAsia="宋体" w:hAnsi="宋体"/>
          <w:b/>
          <w:bCs/>
          <w:sz w:val="24"/>
          <w:szCs w:val="24"/>
          <w:rPrChange w:id="36" w:author="lff" w:date="2020-03-20T11:22:00Z">
            <w:rPr/>
          </w:rPrChange>
        </w:rPr>
        <w:instrText xml:space="preserve"> </w:instrText>
      </w:r>
      <w:r w:rsidR="002C618E" w:rsidRPr="001C4420">
        <w:rPr>
          <w:rFonts w:ascii="宋体" w:eastAsia="宋体" w:hAnsi="宋体"/>
          <w:b/>
          <w:bCs/>
          <w:sz w:val="24"/>
          <w:szCs w:val="24"/>
          <w:rPrChange w:id="37" w:author="lff" w:date="2020-03-20T11:22:00Z">
            <w:rPr/>
          </w:rPrChange>
        </w:rPr>
        <w:fldChar w:fldCharType="separate"/>
      </w:r>
      <w:r w:rsidR="001D185B" w:rsidRPr="001C4420">
        <w:rPr>
          <w:rFonts w:ascii="宋体" w:eastAsia="宋体" w:hAnsi="宋体"/>
          <w:b/>
          <w:bCs/>
          <w:noProof/>
          <w:sz w:val="24"/>
          <w:szCs w:val="24"/>
          <w:rPrChange w:id="38" w:author="lff" w:date="2020-03-20T11:22:00Z">
            <w:rPr>
              <w:noProof/>
            </w:rPr>
          </w:rPrChange>
        </w:rPr>
        <w:t>1</w:t>
      </w:r>
      <w:r w:rsidR="002C618E" w:rsidRPr="001C4420">
        <w:rPr>
          <w:rFonts w:ascii="宋体" w:eastAsia="宋体" w:hAnsi="宋体"/>
          <w:b/>
          <w:bCs/>
          <w:sz w:val="24"/>
          <w:szCs w:val="24"/>
          <w:rPrChange w:id="39" w:author="lff" w:date="2020-03-20T11:22:00Z">
            <w:rPr/>
          </w:rPrChange>
        </w:rPr>
        <w:fldChar w:fldCharType="end"/>
      </w:r>
      <w:r w:rsidRPr="001C4420">
        <w:rPr>
          <w:rFonts w:ascii="宋体" w:eastAsia="宋体" w:hAnsi="宋体"/>
          <w:b/>
          <w:bCs/>
          <w:sz w:val="24"/>
          <w:szCs w:val="24"/>
          <w:rPrChange w:id="40" w:author="lff" w:date="2020-03-20T11:22:00Z">
            <w:rPr/>
          </w:rPrChange>
        </w:rPr>
        <w:t xml:space="preserve"> </w:t>
      </w:r>
      <w:r w:rsidRPr="001C4420">
        <w:rPr>
          <w:rFonts w:ascii="宋体" w:eastAsia="宋体" w:hAnsi="宋体" w:hint="eastAsia"/>
          <w:b/>
          <w:bCs/>
          <w:sz w:val="24"/>
          <w:szCs w:val="24"/>
          <w:rPrChange w:id="41" w:author="lff" w:date="2020-03-20T11:22:00Z">
            <w:rPr>
              <w:rFonts w:hint="eastAsia"/>
            </w:rPr>
          </w:rPrChange>
        </w:rPr>
        <w:t>业务流程图</w:t>
      </w:r>
    </w:p>
    <w:p w14:paraId="669C4242" w14:textId="7C7AFC2D" w:rsidR="005B5F3A" w:rsidRDefault="00676931" w:rsidP="005B5F3A">
      <w:pPr>
        <w:adjustRightInd w:val="0"/>
        <w:snapToGrid w:val="0"/>
        <w:spacing w:line="300" w:lineRule="auto"/>
        <w:ind w:firstLineChars="200" w:firstLine="480"/>
        <w:jc w:val="left"/>
        <w:rPr>
          <w:rFonts w:ascii="宋体" w:hAnsi="宋体"/>
          <w:sz w:val="24"/>
        </w:rPr>
      </w:pPr>
      <w:r>
        <w:rPr>
          <w:rFonts w:ascii="宋体" w:hAnsi="宋体" w:hint="eastAsia"/>
          <w:sz w:val="24"/>
        </w:rPr>
        <w:lastRenderedPageBreak/>
        <w:t>流程图中展示的大部分驾校数据信息处理的业务，在目前的各类驾校管理系统中已经较为成熟，且本论文实现的处理方式也基本类似，本文主要讨论驾校数据管理业务结合物联网环境</w:t>
      </w:r>
      <w:r w:rsidR="005B5F3A">
        <w:rPr>
          <w:rFonts w:ascii="宋体" w:hAnsi="宋体" w:hint="eastAsia"/>
          <w:sz w:val="24"/>
        </w:rPr>
        <w:t>平台</w:t>
      </w:r>
      <w:r>
        <w:rPr>
          <w:rFonts w:ascii="宋体" w:hAnsi="宋体" w:hint="eastAsia"/>
          <w:sz w:val="24"/>
        </w:rPr>
        <w:t>的应用</w:t>
      </w:r>
      <w:r w:rsidR="005B5F3A">
        <w:rPr>
          <w:rFonts w:ascii="宋体" w:hAnsi="宋体" w:hint="eastAsia"/>
          <w:sz w:val="24"/>
        </w:rPr>
        <w:t>，根据这个初衷，需要研究以下内容：</w:t>
      </w:r>
    </w:p>
    <w:p w14:paraId="1529581D" w14:textId="227E328D" w:rsidR="005B5F3A" w:rsidRDefault="005B5F3A" w:rsidP="00972D4A">
      <w:pPr>
        <w:numPr>
          <w:ilvl w:val="0"/>
          <w:numId w:val="5"/>
        </w:numPr>
        <w:adjustRightInd w:val="0"/>
        <w:snapToGrid w:val="0"/>
        <w:spacing w:line="300" w:lineRule="auto"/>
        <w:jc w:val="left"/>
        <w:rPr>
          <w:rFonts w:ascii="宋体" w:hAnsi="宋体"/>
          <w:sz w:val="24"/>
        </w:rPr>
      </w:pPr>
      <w:commentRangeStart w:id="42"/>
      <w:r>
        <w:rPr>
          <w:rFonts w:ascii="宋体" w:hAnsi="宋体" w:hint="eastAsia"/>
          <w:sz w:val="24"/>
        </w:rPr>
        <w:t>任何一套系统都离不开数据的支持，在现有驾校管理系统的基础上，融入物联网平台的内容，需要考虑物联网平台与Web服务器数据的衔接方式。本论文将使用开源免费的</w:t>
      </w:r>
      <w:r>
        <w:rPr>
          <w:rFonts w:ascii="宋体" w:hAnsi="宋体"/>
          <w:sz w:val="24"/>
        </w:rPr>
        <w:t>MySQL</w:t>
      </w:r>
      <w:r>
        <w:rPr>
          <w:rFonts w:ascii="宋体" w:hAnsi="宋体" w:hint="eastAsia"/>
          <w:sz w:val="24"/>
        </w:rPr>
        <w:t>关系型数据库，通过构建物理模型来展示数据的交互过程，在</w:t>
      </w:r>
      <w:r w:rsidR="00972D4A">
        <w:rPr>
          <w:rFonts w:ascii="宋体" w:hAnsi="宋体" w:hint="eastAsia"/>
          <w:sz w:val="24"/>
        </w:rPr>
        <w:t>下一章节</w:t>
      </w:r>
      <w:r>
        <w:rPr>
          <w:rFonts w:ascii="宋体" w:hAnsi="宋体" w:hint="eastAsia"/>
          <w:sz w:val="24"/>
        </w:rPr>
        <w:t>将会详细介绍。</w:t>
      </w:r>
    </w:p>
    <w:p w14:paraId="63FDB317" w14:textId="42724746" w:rsidR="005B5F3A" w:rsidRDefault="005B5F3A" w:rsidP="00972D4A">
      <w:pPr>
        <w:numPr>
          <w:ilvl w:val="0"/>
          <w:numId w:val="5"/>
        </w:numPr>
        <w:adjustRightInd w:val="0"/>
        <w:snapToGrid w:val="0"/>
        <w:spacing w:line="300" w:lineRule="auto"/>
        <w:jc w:val="left"/>
        <w:rPr>
          <w:rFonts w:ascii="宋体" w:hAnsi="宋体"/>
          <w:sz w:val="24"/>
        </w:rPr>
      </w:pPr>
      <w:r>
        <w:rPr>
          <w:rFonts w:ascii="宋体" w:hAnsi="宋体" w:hint="eastAsia"/>
          <w:sz w:val="24"/>
        </w:rPr>
        <w:t>本论文</w:t>
      </w:r>
      <w:r w:rsidR="00CA266D">
        <w:rPr>
          <w:rFonts w:ascii="宋体" w:hAnsi="宋体" w:hint="eastAsia"/>
          <w:sz w:val="24"/>
        </w:rPr>
        <w:t>采用了物联网平台，需要用到开发板芯片处理数据，RFID模块采集数据，ESP</w:t>
      </w:r>
      <w:r w:rsidR="00CA266D">
        <w:rPr>
          <w:rFonts w:ascii="宋体" w:hAnsi="宋体"/>
          <w:sz w:val="24"/>
        </w:rPr>
        <w:t>8266</w:t>
      </w:r>
      <w:r w:rsidR="00CA266D">
        <w:rPr>
          <w:rFonts w:ascii="宋体" w:hAnsi="宋体" w:hint="eastAsia"/>
          <w:sz w:val="24"/>
        </w:rPr>
        <w:t>模块传递数据</w:t>
      </w:r>
      <w:r w:rsidR="00972D4A">
        <w:rPr>
          <w:rFonts w:ascii="宋体" w:hAnsi="宋体" w:hint="eastAsia"/>
          <w:sz w:val="24"/>
        </w:rPr>
        <w:t>等，具体的实现流程将会在系统硬件设计章节具体阐述。</w:t>
      </w:r>
    </w:p>
    <w:p w14:paraId="35250FEA" w14:textId="15BCFB5A" w:rsidR="00972D4A" w:rsidRDefault="00972D4A" w:rsidP="00972D4A">
      <w:pPr>
        <w:numPr>
          <w:ilvl w:val="0"/>
          <w:numId w:val="5"/>
        </w:numPr>
        <w:adjustRightInd w:val="0"/>
        <w:snapToGrid w:val="0"/>
        <w:spacing w:line="300" w:lineRule="auto"/>
        <w:jc w:val="left"/>
        <w:rPr>
          <w:rFonts w:ascii="宋体" w:hAnsi="宋体"/>
          <w:sz w:val="24"/>
        </w:rPr>
      </w:pPr>
      <w:r>
        <w:rPr>
          <w:rFonts w:ascii="宋体" w:hAnsi="宋体" w:hint="eastAsia"/>
          <w:sz w:val="24"/>
        </w:rPr>
        <w:t>本系统的数据处理以及展示都采用了目前企业级应用开发的前后端分离架构处理，前端展示，后端处理，具体的业务实现需要大量的代码来完成，主要实现细节，将在后续章节中提到。</w:t>
      </w:r>
    </w:p>
    <w:p w14:paraId="0E037667" w14:textId="040D1151" w:rsidR="00972D4A" w:rsidRDefault="00972D4A" w:rsidP="00972D4A">
      <w:pPr>
        <w:numPr>
          <w:ilvl w:val="0"/>
          <w:numId w:val="5"/>
        </w:numPr>
        <w:adjustRightInd w:val="0"/>
        <w:snapToGrid w:val="0"/>
        <w:spacing w:line="300" w:lineRule="auto"/>
        <w:jc w:val="left"/>
        <w:rPr>
          <w:rFonts w:ascii="宋体" w:hAnsi="宋体"/>
          <w:sz w:val="24"/>
        </w:rPr>
      </w:pPr>
      <w:r>
        <w:rPr>
          <w:rFonts w:ascii="宋体" w:hAnsi="宋体" w:hint="eastAsia"/>
          <w:sz w:val="24"/>
        </w:rPr>
        <w:t>本论文研究的系统涉及物联网平台、Web服务器端，Web数据展示端等，本设计从项目搭建开始就将采用分布式版本控制工具</w:t>
      </w:r>
      <w:r>
        <w:rPr>
          <w:rFonts w:ascii="宋体" w:hAnsi="宋体"/>
          <w:sz w:val="24"/>
        </w:rPr>
        <w:t>Git</w:t>
      </w:r>
      <w:r w:rsidR="00D45FCF">
        <w:rPr>
          <w:rFonts w:ascii="宋体" w:hAnsi="宋体" w:hint="eastAsia"/>
          <w:sz w:val="24"/>
        </w:rPr>
        <w:t>来管理项目文件。物联网作为实践类科目，大部分功能都需要通过代码来实现</w:t>
      </w:r>
      <w:r w:rsidR="00F36250">
        <w:rPr>
          <w:rStyle w:val="ab"/>
          <w:rFonts w:ascii="宋体" w:hAnsi="宋体"/>
          <w:sz w:val="24"/>
        </w:rPr>
        <w:t>[</w:t>
      </w:r>
      <w:r w:rsidR="00F36250">
        <w:rPr>
          <w:rStyle w:val="ab"/>
          <w:rFonts w:ascii="宋体" w:hAnsi="宋体"/>
          <w:sz w:val="24"/>
        </w:rPr>
        <w:endnoteReference w:id="4"/>
      </w:r>
      <w:r w:rsidR="00F36250">
        <w:rPr>
          <w:rStyle w:val="ab"/>
          <w:rFonts w:ascii="宋体" w:hAnsi="宋体"/>
          <w:sz w:val="24"/>
        </w:rPr>
        <w:t>]</w:t>
      </w:r>
      <w:r w:rsidR="00AE1D78">
        <w:rPr>
          <w:rFonts w:ascii="宋体" w:hAnsi="宋体" w:hint="eastAsia"/>
          <w:sz w:val="24"/>
        </w:rPr>
        <w:t>。</w:t>
      </w:r>
      <w:r w:rsidR="00D45FCF">
        <w:rPr>
          <w:rFonts w:ascii="宋体" w:hAnsi="宋体" w:hint="eastAsia"/>
          <w:sz w:val="24"/>
        </w:rPr>
        <w:t>本论文的重点在于专注物联网的应用，以及平台要实现的功能，</w:t>
      </w:r>
      <w:r w:rsidR="00AE1D78">
        <w:rPr>
          <w:rFonts w:ascii="宋体" w:hAnsi="宋体" w:hint="eastAsia"/>
          <w:sz w:val="24"/>
        </w:rPr>
        <w:t>本项目代码需求量大，耗时周期长，在项目搭建初始，就要考虑到代码的版本的迭代，以及代码的维护、拓展等，由于代码维护工作量太大，为了专注于功能的实现，</w:t>
      </w:r>
      <w:proofErr w:type="spellStart"/>
      <w:r w:rsidR="00AE1D78">
        <w:rPr>
          <w:rFonts w:ascii="宋体" w:hAnsi="宋体" w:hint="eastAsia"/>
          <w:sz w:val="24"/>
        </w:rPr>
        <w:t>Git</w:t>
      </w:r>
      <w:proofErr w:type="spellEnd"/>
      <w:r w:rsidR="00AE1D78">
        <w:rPr>
          <w:rFonts w:ascii="宋体" w:hAnsi="宋体" w:hint="eastAsia"/>
          <w:sz w:val="24"/>
        </w:rPr>
        <w:t>分布式版本控制工具就担当了代码维护的重要角色。</w:t>
      </w:r>
      <w:commentRangeEnd w:id="42"/>
      <w:r w:rsidR="003C664A">
        <w:rPr>
          <w:rStyle w:val="af"/>
        </w:rPr>
        <w:commentReference w:id="42"/>
      </w:r>
    </w:p>
    <w:p w14:paraId="7AD5A0AE" w14:textId="26EA17E0" w:rsidR="00F109BE" w:rsidRPr="008A350F" w:rsidRDefault="00F76D64" w:rsidP="00561DB7">
      <w:pPr>
        <w:adjustRightInd w:val="0"/>
        <w:snapToGrid w:val="0"/>
        <w:spacing w:line="300" w:lineRule="auto"/>
        <w:jc w:val="left"/>
        <w:outlineLvl w:val="1"/>
        <w:rPr>
          <w:rFonts w:ascii="宋体" w:hAnsi="宋体"/>
          <w:b/>
          <w:bCs/>
          <w:sz w:val="28"/>
          <w:szCs w:val="28"/>
        </w:rPr>
      </w:pPr>
      <w:bookmarkStart w:id="55" w:name="_Toc33743002"/>
      <w:bookmarkStart w:id="56" w:name="_Toc33743154"/>
      <w:bookmarkStart w:id="57" w:name="_Toc35548989"/>
      <w:r w:rsidRPr="00434D36">
        <w:rPr>
          <w:rFonts w:hint="eastAsia"/>
          <w:b/>
          <w:bCs/>
          <w:sz w:val="28"/>
          <w:szCs w:val="28"/>
        </w:rPr>
        <w:t>2</w:t>
      </w:r>
      <w:r w:rsidRPr="00C731D0">
        <w:rPr>
          <w:rFonts w:ascii="宋体" w:hAnsi="宋体"/>
          <w:b/>
          <w:bCs/>
          <w:sz w:val="28"/>
          <w:szCs w:val="28"/>
        </w:rPr>
        <w:t>.</w:t>
      </w:r>
      <w:r w:rsidRPr="00434D36">
        <w:rPr>
          <w:b/>
          <w:bCs/>
          <w:sz w:val="28"/>
          <w:szCs w:val="28"/>
        </w:rPr>
        <w:t>2</w:t>
      </w:r>
      <w:r w:rsidR="005A6C86" w:rsidRPr="00C731D0">
        <w:rPr>
          <w:rFonts w:ascii="宋体" w:hAnsi="宋体" w:hint="eastAsia"/>
          <w:b/>
          <w:bCs/>
          <w:sz w:val="28"/>
          <w:szCs w:val="28"/>
        </w:rPr>
        <w:t>系统总体架构设计</w:t>
      </w:r>
      <w:bookmarkEnd w:id="55"/>
      <w:bookmarkEnd w:id="56"/>
      <w:bookmarkEnd w:id="57"/>
    </w:p>
    <w:p w14:paraId="5E2EF54D" w14:textId="47C98F35" w:rsidR="005A6C86" w:rsidRPr="00C731D0" w:rsidRDefault="00F76D64" w:rsidP="00561DB7">
      <w:pPr>
        <w:adjustRightInd w:val="0"/>
        <w:snapToGrid w:val="0"/>
        <w:spacing w:line="300" w:lineRule="auto"/>
        <w:jc w:val="left"/>
        <w:outlineLvl w:val="2"/>
        <w:rPr>
          <w:rFonts w:ascii="宋体" w:hAnsi="宋体"/>
          <w:b/>
          <w:bCs/>
          <w:sz w:val="24"/>
        </w:rPr>
      </w:pPr>
      <w:r w:rsidRPr="00434D36">
        <w:rPr>
          <w:b/>
          <w:bCs/>
          <w:sz w:val="24"/>
        </w:rPr>
        <w:t>2</w:t>
      </w:r>
      <w:r w:rsidRPr="00C731D0">
        <w:rPr>
          <w:rFonts w:ascii="宋体" w:hAnsi="宋体"/>
          <w:b/>
          <w:bCs/>
          <w:sz w:val="24"/>
        </w:rPr>
        <w:t>.</w:t>
      </w:r>
      <w:r w:rsidRPr="00434D36">
        <w:rPr>
          <w:b/>
          <w:bCs/>
          <w:sz w:val="24"/>
        </w:rPr>
        <w:t>2</w:t>
      </w:r>
      <w:r w:rsidRPr="00C731D0">
        <w:rPr>
          <w:rFonts w:ascii="宋体" w:hAnsi="宋体"/>
          <w:b/>
          <w:bCs/>
          <w:sz w:val="24"/>
        </w:rPr>
        <w:t>.</w:t>
      </w:r>
      <w:r w:rsidR="00F109BE" w:rsidRPr="00434D36">
        <w:rPr>
          <w:rFonts w:hint="eastAsia"/>
          <w:b/>
          <w:bCs/>
          <w:sz w:val="24"/>
        </w:rPr>
        <w:t>1</w:t>
      </w:r>
      <w:r w:rsidR="005A6C86" w:rsidRPr="00C731D0">
        <w:rPr>
          <w:rFonts w:ascii="宋体" w:hAnsi="宋体" w:hint="eastAsia"/>
          <w:b/>
          <w:bCs/>
          <w:sz w:val="24"/>
        </w:rPr>
        <w:t>数据建模</w:t>
      </w:r>
      <w:r w:rsidR="005709E6">
        <w:rPr>
          <w:rFonts w:ascii="宋体" w:hAnsi="宋体" w:hint="eastAsia"/>
          <w:b/>
          <w:bCs/>
          <w:sz w:val="24"/>
        </w:rPr>
        <w:t>和数据库E-R图</w:t>
      </w:r>
    </w:p>
    <w:p w14:paraId="3ECF5026" w14:textId="2695717A" w:rsidR="00F109BE" w:rsidRDefault="008A350F" w:rsidP="008A350F">
      <w:pPr>
        <w:adjustRightInd w:val="0"/>
        <w:snapToGrid w:val="0"/>
        <w:spacing w:line="300" w:lineRule="auto"/>
        <w:ind w:firstLineChars="200" w:firstLine="480"/>
        <w:jc w:val="left"/>
        <w:rPr>
          <w:rFonts w:ascii="宋体" w:hAnsi="宋体"/>
          <w:sz w:val="24"/>
        </w:rPr>
      </w:pPr>
      <w:r>
        <w:rPr>
          <w:rFonts w:ascii="宋体" w:hAnsi="宋体" w:hint="eastAsia"/>
          <w:sz w:val="24"/>
        </w:rPr>
        <w:t>数据建模是</w:t>
      </w:r>
      <w:r w:rsidR="000B1BBB">
        <w:rPr>
          <w:rFonts w:ascii="宋体" w:hAnsi="宋体" w:hint="eastAsia"/>
          <w:sz w:val="24"/>
        </w:rPr>
        <w:t>对现实世界中的各类数据抽象的组织起来，确定数据库需要管辖的数据范围和对数据的组织形式等，最终转化为现实中数据库的过程。一套完整的系统设计，必须要有数据库的支撑，对数据的业务处理，是系统运转的核心。</w:t>
      </w:r>
      <w:r w:rsidR="005709E6">
        <w:rPr>
          <w:rFonts w:ascii="宋体" w:hAnsi="宋体" w:hint="eastAsia"/>
          <w:sz w:val="24"/>
        </w:rPr>
        <w:t>本节主要讨论数据字典的建立到转换为物理模型，再到E-R关系图。</w:t>
      </w:r>
    </w:p>
    <w:p w14:paraId="619AF6EF" w14:textId="5096D2B2" w:rsidR="00186E3D" w:rsidRDefault="00186E3D" w:rsidP="008A350F">
      <w:pPr>
        <w:adjustRightInd w:val="0"/>
        <w:snapToGrid w:val="0"/>
        <w:spacing w:line="300" w:lineRule="auto"/>
        <w:ind w:firstLineChars="200" w:firstLine="480"/>
        <w:jc w:val="left"/>
        <w:rPr>
          <w:ins w:id="58" w:author="lff" w:date="2020-03-20T11:25:00Z"/>
          <w:rFonts w:ascii="宋体" w:hAnsi="宋体" w:hint="eastAsia"/>
          <w:sz w:val="24"/>
        </w:rPr>
      </w:pPr>
      <w:r>
        <w:rPr>
          <w:rFonts w:ascii="宋体" w:hAnsi="宋体" w:hint="eastAsia"/>
          <w:sz w:val="24"/>
        </w:rPr>
        <w:t>驾校是一个服务型企业，涉及到的用户主要有三类：学员（Student）、教练（Coach）、以及驾校管理层人员（</w:t>
      </w:r>
      <w:r>
        <w:rPr>
          <w:rFonts w:ascii="宋体" w:hAnsi="宋体"/>
          <w:sz w:val="24"/>
        </w:rPr>
        <w:t>A</w:t>
      </w:r>
      <w:r w:rsidRPr="00186E3D">
        <w:rPr>
          <w:rFonts w:ascii="宋体" w:hAnsi="宋体"/>
          <w:sz w:val="24"/>
        </w:rPr>
        <w:t>dministrator</w:t>
      </w:r>
      <w:r>
        <w:rPr>
          <w:rFonts w:ascii="宋体" w:hAnsi="宋体" w:hint="eastAsia"/>
          <w:sz w:val="24"/>
        </w:rPr>
        <w:t>）,服务类型主要是以教练和学员为中心的数据服务，三类用户都有权访问驾校系统中的资源，可将这三类用户统一</w:t>
      </w:r>
      <w:r w:rsidR="00A1117C">
        <w:rPr>
          <w:rFonts w:ascii="宋体" w:hAnsi="宋体" w:hint="eastAsia"/>
          <w:sz w:val="24"/>
        </w:rPr>
        <w:t>为</w:t>
      </w:r>
      <w:r>
        <w:rPr>
          <w:rFonts w:ascii="宋体" w:hAnsi="宋体" w:hint="eastAsia"/>
          <w:sz w:val="24"/>
        </w:rPr>
        <w:t>驾校的用户（User），驾校是提供付费培训的场所,支付费用才能获得</w:t>
      </w:r>
      <w:r w:rsidR="00A1117C">
        <w:rPr>
          <w:rFonts w:ascii="宋体" w:hAnsi="宋体" w:hint="eastAsia"/>
          <w:sz w:val="24"/>
        </w:rPr>
        <w:t>对应的服务，因此每位用户都要有属于自己在驾校系统中的账户和密码</w:t>
      </w:r>
      <w:r>
        <w:rPr>
          <w:rFonts w:ascii="宋体" w:hAnsi="宋体" w:hint="eastAsia"/>
          <w:sz w:val="24"/>
        </w:rPr>
        <w:t>。学员是驾校的用户主体，这三类人群构成了系统的三种用户角色</w:t>
      </w:r>
      <w:r w:rsidR="00A1117C">
        <w:rPr>
          <w:rFonts w:ascii="宋体" w:hAnsi="宋体" w:hint="eastAsia"/>
          <w:sz w:val="24"/>
        </w:rPr>
        <w:t>（Role）</w:t>
      </w:r>
      <w:r>
        <w:rPr>
          <w:rFonts w:ascii="宋体" w:hAnsi="宋体" w:hint="eastAsia"/>
          <w:sz w:val="24"/>
        </w:rPr>
        <w:t>。</w:t>
      </w:r>
      <w:r w:rsidR="00A1117C">
        <w:rPr>
          <w:rFonts w:ascii="宋体" w:hAnsi="宋体" w:hint="eastAsia"/>
          <w:sz w:val="24"/>
        </w:rPr>
        <w:t>不同角色的用户可以在驾校系统中</w:t>
      </w:r>
      <w:r w:rsidR="004B188B">
        <w:rPr>
          <w:rFonts w:ascii="宋体" w:hAnsi="宋体" w:hint="eastAsia"/>
          <w:sz w:val="24"/>
        </w:rPr>
        <w:t>行使自己的权利，每个用户在系统中有着不一样的访问权限</w:t>
      </w:r>
      <w:r w:rsidR="00A1117C">
        <w:rPr>
          <w:rFonts w:ascii="宋体" w:hAnsi="宋体" w:hint="eastAsia"/>
          <w:sz w:val="24"/>
        </w:rPr>
        <w:t>（Privilege）</w:t>
      </w:r>
      <w:r w:rsidR="004B188B">
        <w:rPr>
          <w:rFonts w:ascii="宋体" w:hAnsi="宋体" w:hint="eastAsia"/>
          <w:sz w:val="24"/>
        </w:rPr>
        <w:t>，根据以上的逻辑关系，可以构建用户表（</w:t>
      </w:r>
      <w:proofErr w:type="spellStart"/>
      <w:r w:rsidR="004B188B">
        <w:rPr>
          <w:rFonts w:ascii="宋体" w:hAnsi="宋体" w:hint="eastAsia"/>
          <w:sz w:val="24"/>
        </w:rPr>
        <w:t>driver</w:t>
      </w:r>
      <w:r w:rsidR="004B188B">
        <w:rPr>
          <w:rFonts w:ascii="宋体" w:hAnsi="宋体"/>
          <w:sz w:val="24"/>
        </w:rPr>
        <w:t>_user</w:t>
      </w:r>
      <w:proofErr w:type="spellEnd"/>
      <w:r w:rsidR="004B188B">
        <w:rPr>
          <w:rFonts w:ascii="宋体" w:hAnsi="宋体" w:hint="eastAsia"/>
          <w:sz w:val="24"/>
        </w:rPr>
        <w:t>）的物理模型,</w:t>
      </w:r>
      <w:r w:rsidR="003D62AC">
        <w:rPr>
          <w:rFonts w:ascii="宋体" w:hAnsi="宋体" w:hint="eastAsia"/>
          <w:sz w:val="24"/>
        </w:rPr>
        <w:t>对应数据字典如表</w:t>
      </w:r>
      <w:r w:rsidR="003D62AC">
        <w:rPr>
          <w:rFonts w:ascii="宋体" w:hAnsi="宋体"/>
          <w:sz w:val="24"/>
        </w:rPr>
        <w:t>1</w:t>
      </w:r>
      <w:r w:rsidR="003D62AC">
        <w:rPr>
          <w:rFonts w:ascii="宋体" w:hAnsi="宋体" w:hint="eastAsia"/>
          <w:sz w:val="24"/>
        </w:rPr>
        <w:t>所示</w:t>
      </w:r>
      <w:r w:rsidR="004B188B">
        <w:rPr>
          <w:rFonts w:ascii="宋体" w:hAnsi="宋体" w:hint="eastAsia"/>
          <w:sz w:val="24"/>
        </w:rPr>
        <w:t>。</w:t>
      </w:r>
    </w:p>
    <w:p w14:paraId="60503804" w14:textId="50F100CA" w:rsidR="003C664A" w:rsidRDefault="003C664A" w:rsidP="001C4420">
      <w:pPr>
        <w:pStyle w:val="ae"/>
        <w:spacing w:beforeLines="50" w:before="120" w:afterLines="50" w:after="120" w:line="300" w:lineRule="auto"/>
        <w:ind w:firstLine="482"/>
        <w:jc w:val="center"/>
        <w:rPr>
          <w:rFonts w:ascii="宋体" w:hAnsi="宋体"/>
          <w:sz w:val="24"/>
        </w:rPr>
        <w:pPrChange w:id="59" w:author="lff" w:date="2020-03-20T11:34:00Z">
          <w:pPr>
            <w:adjustRightInd w:val="0"/>
            <w:snapToGrid w:val="0"/>
            <w:spacing w:line="300" w:lineRule="auto"/>
            <w:ind w:firstLineChars="200" w:firstLine="482"/>
            <w:jc w:val="left"/>
          </w:pPr>
        </w:pPrChange>
      </w:pPr>
      <w:ins w:id="60" w:author="lff" w:date="2020-03-20T11:25:00Z">
        <w:r w:rsidRPr="003C664A">
          <w:rPr>
            <w:rFonts w:ascii="宋体" w:eastAsia="宋体" w:hAnsi="宋体" w:hint="eastAsia"/>
            <w:b/>
            <w:bCs/>
            <w:sz w:val="24"/>
            <w:szCs w:val="24"/>
          </w:rPr>
          <w:lastRenderedPageBreak/>
          <w:t>表</w:t>
        </w:r>
        <w:r w:rsidRPr="003C664A">
          <w:rPr>
            <w:rFonts w:ascii="宋体" w:eastAsia="宋体" w:hAnsi="宋体"/>
            <w:b/>
            <w:bCs/>
            <w:sz w:val="24"/>
            <w:szCs w:val="24"/>
          </w:rPr>
          <w:t xml:space="preserve">1  </w:t>
        </w:r>
        <w:r w:rsidRPr="003C664A">
          <w:rPr>
            <w:rFonts w:ascii="宋体" w:eastAsia="宋体" w:hAnsi="宋体" w:hint="eastAsia"/>
            <w:b/>
            <w:bCs/>
            <w:sz w:val="24"/>
            <w:szCs w:val="24"/>
          </w:rPr>
          <w:t>用户表（</w:t>
        </w:r>
        <w:proofErr w:type="spellStart"/>
        <w:r w:rsidRPr="003C664A">
          <w:rPr>
            <w:rFonts w:ascii="宋体" w:eastAsia="宋体" w:hAnsi="宋体" w:hint="eastAsia"/>
            <w:b/>
            <w:bCs/>
            <w:sz w:val="24"/>
            <w:szCs w:val="24"/>
          </w:rPr>
          <w:t>driver_</w:t>
        </w:r>
        <w:r w:rsidRPr="003C664A">
          <w:rPr>
            <w:rFonts w:ascii="宋体" w:eastAsia="宋体" w:hAnsi="宋体"/>
            <w:b/>
            <w:bCs/>
            <w:sz w:val="24"/>
            <w:szCs w:val="24"/>
          </w:rPr>
          <w:t>user</w:t>
        </w:r>
        <w:proofErr w:type="spellEnd"/>
        <w:r w:rsidRPr="003C664A">
          <w:rPr>
            <w:rFonts w:ascii="宋体" w:eastAsia="宋体" w:hAnsi="宋体" w:hint="eastAsia"/>
            <w:b/>
            <w:bCs/>
            <w:sz w:val="24"/>
            <w:szCs w:val="24"/>
          </w:rPr>
          <w:t>）</w:t>
        </w:r>
      </w:ins>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939"/>
        <w:gridCol w:w="567"/>
        <w:gridCol w:w="1275"/>
        <w:gridCol w:w="709"/>
        <w:gridCol w:w="709"/>
        <w:gridCol w:w="850"/>
        <w:gridCol w:w="2521"/>
      </w:tblGrid>
      <w:tr w:rsidR="00333583" w:rsidRPr="003B14F3" w14:paraId="476848F5" w14:textId="77777777" w:rsidTr="00333583">
        <w:trPr>
          <w:trHeight w:val="400"/>
        </w:trPr>
        <w:tc>
          <w:tcPr>
            <w:tcW w:w="1296" w:type="dxa"/>
            <w:shd w:val="clear" w:color="auto" w:fill="auto"/>
            <w:vAlign w:val="center"/>
          </w:tcPr>
          <w:p w14:paraId="590EE24A" w14:textId="3C059810"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字段名</w:t>
            </w:r>
          </w:p>
        </w:tc>
        <w:tc>
          <w:tcPr>
            <w:tcW w:w="939" w:type="dxa"/>
            <w:shd w:val="clear" w:color="auto" w:fill="auto"/>
            <w:vAlign w:val="center"/>
          </w:tcPr>
          <w:p w14:paraId="3CFB5647" w14:textId="77777777" w:rsidR="005509E7"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数据</w:t>
            </w:r>
          </w:p>
          <w:p w14:paraId="2B0C064D" w14:textId="688E7A6B"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类型</w:t>
            </w:r>
          </w:p>
        </w:tc>
        <w:tc>
          <w:tcPr>
            <w:tcW w:w="567" w:type="dxa"/>
            <w:shd w:val="clear" w:color="auto" w:fill="auto"/>
            <w:vAlign w:val="center"/>
          </w:tcPr>
          <w:p w14:paraId="6AAA17E6" w14:textId="69934220"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长度</w:t>
            </w:r>
          </w:p>
        </w:tc>
        <w:tc>
          <w:tcPr>
            <w:tcW w:w="1275" w:type="dxa"/>
            <w:tcBorders>
              <w:bottom w:val="single" w:sz="4" w:space="0" w:color="auto"/>
            </w:tcBorders>
            <w:shd w:val="clear" w:color="auto" w:fill="auto"/>
            <w:vAlign w:val="center"/>
          </w:tcPr>
          <w:p w14:paraId="075A9483" w14:textId="3BF2BF85"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默认值</w:t>
            </w:r>
          </w:p>
        </w:tc>
        <w:tc>
          <w:tcPr>
            <w:tcW w:w="709" w:type="dxa"/>
            <w:shd w:val="clear" w:color="auto" w:fill="auto"/>
            <w:vAlign w:val="center"/>
          </w:tcPr>
          <w:p w14:paraId="3503A99B" w14:textId="77777777" w:rsidR="005509E7"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允许</w:t>
            </w:r>
          </w:p>
          <w:p w14:paraId="39002594" w14:textId="6079A033"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为空</w:t>
            </w:r>
          </w:p>
        </w:tc>
        <w:tc>
          <w:tcPr>
            <w:tcW w:w="709" w:type="dxa"/>
            <w:shd w:val="clear" w:color="auto" w:fill="auto"/>
            <w:vAlign w:val="center"/>
          </w:tcPr>
          <w:p w14:paraId="55AE7D40" w14:textId="2F8EA55A"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自动递增</w:t>
            </w:r>
          </w:p>
        </w:tc>
        <w:tc>
          <w:tcPr>
            <w:tcW w:w="850" w:type="dxa"/>
            <w:shd w:val="clear" w:color="auto" w:fill="auto"/>
            <w:vAlign w:val="center"/>
          </w:tcPr>
          <w:p w14:paraId="2207DBF7" w14:textId="7E417BB0"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主/</w:t>
            </w:r>
            <w:proofErr w:type="gramStart"/>
            <w:r w:rsidRPr="00333583">
              <w:rPr>
                <w:rFonts w:ascii="宋体" w:hAnsi="宋体" w:hint="eastAsia"/>
                <w:sz w:val="18"/>
                <w:szCs w:val="18"/>
              </w:rPr>
              <w:t>外键</w:t>
            </w:r>
            <w:proofErr w:type="gramEnd"/>
          </w:p>
        </w:tc>
        <w:tc>
          <w:tcPr>
            <w:tcW w:w="2521" w:type="dxa"/>
            <w:shd w:val="clear" w:color="auto" w:fill="auto"/>
            <w:vAlign w:val="center"/>
          </w:tcPr>
          <w:p w14:paraId="228E52CC" w14:textId="31330B65" w:rsidR="003D62AC" w:rsidRPr="00333583" w:rsidRDefault="003D62AC" w:rsidP="003B14F3">
            <w:pPr>
              <w:adjustRightInd w:val="0"/>
              <w:snapToGrid w:val="0"/>
              <w:spacing w:line="300" w:lineRule="auto"/>
              <w:jc w:val="center"/>
              <w:rPr>
                <w:rFonts w:ascii="宋体" w:hAnsi="宋体"/>
                <w:sz w:val="18"/>
                <w:szCs w:val="18"/>
              </w:rPr>
            </w:pPr>
            <w:commentRangeStart w:id="61"/>
            <w:r w:rsidRPr="00333583">
              <w:rPr>
                <w:rFonts w:ascii="宋体" w:hAnsi="宋体" w:hint="eastAsia"/>
                <w:sz w:val="18"/>
                <w:szCs w:val="18"/>
              </w:rPr>
              <w:t>备注</w:t>
            </w:r>
            <w:commentRangeEnd w:id="61"/>
            <w:r w:rsidR="003C664A">
              <w:rPr>
                <w:rStyle w:val="af"/>
              </w:rPr>
              <w:commentReference w:id="61"/>
            </w:r>
          </w:p>
        </w:tc>
      </w:tr>
      <w:tr w:rsidR="00333583" w:rsidRPr="003B14F3" w14:paraId="4138DC02" w14:textId="77777777" w:rsidTr="00333583">
        <w:trPr>
          <w:trHeight w:val="400"/>
        </w:trPr>
        <w:tc>
          <w:tcPr>
            <w:tcW w:w="1296" w:type="dxa"/>
            <w:shd w:val="clear" w:color="auto" w:fill="auto"/>
            <w:vAlign w:val="center"/>
          </w:tcPr>
          <w:p w14:paraId="06C3C85B" w14:textId="40EDD99B"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sz w:val="18"/>
                <w:szCs w:val="18"/>
              </w:rPr>
              <w:t>id</w:t>
            </w:r>
          </w:p>
        </w:tc>
        <w:tc>
          <w:tcPr>
            <w:tcW w:w="939" w:type="dxa"/>
            <w:shd w:val="clear" w:color="auto" w:fill="auto"/>
            <w:vAlign w:val="center"/>
          </w:tcPr>
          <w:p w14:paraId="1FEA0D5F" w14:textId="663C280C"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sz w:val="18"/>
                <w:szCs w:val="18"/>
              </w:rPr>
              <w:t>BIGINT</w:t>
            </w:r>
          </w:p>
        </w:tc>
        <w:tc>
          <w:tcPr>
            <w:tcW w:w="567" w:type="dxa"/>
            <w:shd w:val="clear" w:color="auto" w:fill="auto"/>
            <w:vAlign w:val="center"/>
          </w:tcPr>
          <w:p w14:paraId="7D74A960" w14:textId="62F46C12"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2</w:t>
            </w:r>
            <w:r w:rsidRPr="00333583">
              <w:rPr>
                <w:rFonts w:ascii="宋体" w:hAnsi="宋体"/>
                <w:sz w:val="18"/>
                <w:szCs w:val="18"/>
              </w:rPr>
              <w:t>55</w:t>
            </w:r>
          </w:p>
        </w:tc>
        <w:tc>
          <w:tcPr>
            <w:tcW w:w="1275" w:type="dxa"/>
            <w:tcBorders>
              <w:tr2bl w:val="single" w:sz="4" w:space="0" w:color="auto"/>
            </w:tcBorders>
            <w:shd w:val="clear" w:color="auto" w:fill="auto"/>
            <w:vAlign w:val="center"/>
          </w:tcPr>
          <w:p w14:paraId="710FC5D5" w14:textId="1A63B071" w:rsidR="003D62AC" w:rsidRPr="00333583" w:rsidRDefault="003D62AC" w:rsidP="003B14F3">
            <w:pPr>
              <w:adjustRightInd w:val="0"/>
              <w:snapToGrid w:val="0"/>
              <w:spacing w:line="300" w:lineRule="auto"/>
              <w:jc w:val="center"/>
              <w:rPr>
                <w:rFonts w:ascii="宋体" w:hAnsi="宋体"/>
                <w:sz w:val="18"/>
                <w:szCs w:val="18"/>
              </w:rPr>
            </w:pPr>
          </w:p>
        </w:tc>
        <w:tc>
          <w:tcPr>
            <w:tcW w:w="709" w:type="dxa"/>
            <w:shd w:val="clear" w:color="auto" w:fill="auto"/>
            <w:vAlign w:val="center"/>
          </w:tcPr>
          <w:p w14:paraId="052571CC" w14:textId="2CFDE9A3"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709" w:type="dxa"/>
            <w:shd w:val="clear" w:color="auto" w:fill="auto"/>
            <w:vAlign w:val="center"/>
          </w:tcPr>
          <w:p w14:paraId="088B4481" w14:textId="01768DED"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Y</w:t>
            </w:r>
            <w:r w:rsidRPr="00333583">
              <w:rPr>
                <w:rFonts w:ascii="宋体" w:hAnsi="宋体"/>
                <w:sz w:val="18"/>
                <w:szCs w:val="18"/>
              </w:rPr>
              <w:t>ES</w:t>
            </w:r>
          </w:p>
        </w:tc>
        <w:tc>
          <w:tcPr>
            <w:tcW w:w="850" w:type="dxa"/>
            <w:tcBorders>
              <w:bottom w:val="single" w:sz="4" w:space="0" w:color="auto"/>
            </w:tcBorders>
            <w:shd w:val="clear" w:color="auto" w:fill="auto"/>
            <w:vAlign w:val="center"/>
          </w:tcPr>
          <w:p w14:paraId="61CFAE7A" w14:textId="2CD94D5F"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P</w:t>
            </w:r>
          </w:p>
        </w:tc>
        <w:tc>
          <w:tcPr>
            <w:tcW w:w="2521" w:type="dxa"/>
            <w:shd w:val="clear" w:color="auto" w:fill="auto"/>
            <w:vAlign w:val="center"/>
          </w:tcPr>
          <w:p w14:paraId="77655F33" w14:textId="368E4EF3"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主键i</w:t>
            </w:r>
            <w:r w:rsidRPr="00333583">
              <w:rPr>
                <w:rFonts w:ascii="宋体" w:hAnsi="宋体"/>
                <w:sz w:val="18"/>
                <w:szCs w:val="18"/>
              </w:rPr>
              <w:t>d</w:t>
            </w:r>
          </w:p>
        </w:tc>
      </w:tr>
      <w:tr w:rsidR="00333583" w:rsidRPr="003B14F3" w14:paraId="7336D025" w14:textId="77777777" w:rsidTr="00333583">
        <w:trPr>
          <w:trHeight w:val="400"/>
        </w:trPr>
        <w:tc>
          <w:tcPr>
            <w:tcW w:w="1296" w:type="dxa"/>
            <w:shd w:val="clear" w:color="auto" w:fill="auto"/>
            <w:vAlign w:val="center"/>
          </w:tcPr>
          <w:p w14:paraId="3D5CFFE9" w14:textId="7310D847" w:rsidR="003D62AC" w:rsidRPr="00333583" w:rsidRDefault="005509E7" w:rsidP="003B14F3">
            <w:pPr>
              <w:adjustRightInd w:val="0"/>
              <w:snapToGrid w:val="0"/>
              <w:spacing w:line="300" w:lineRule="auto"/>
              <w:jc w:val="center"/>
              <w:rPr>
                <w:rFonts w:ascii="宋体" w:hAnsi="宋体"/>
                <w:sz w:val="18"/>
                <w:szCs w:val="18"/>
              </w:rPr>
            </w:pPr>
            <w:proofErr w:type="spellStart"/>
            <w:r w:rsidRPr="00333583">
              <w:rPr>
                <w:rFonts w:ascii="宋体" w:hAnsi="宋体"/>
                <w:sz w:val="18"/>
                <w:szCs w:val="18"/>
              </w:rPr>
              <w:t>l</w:t>
            </w:r>
            <w:r w:rsidR="003D62AC" w:rsidRPr="00333583">
              <w:rPr>
                <w:rFonts w:ascii="宋体" w:hAnsi="宋体"/>
                <w:sz w:val="18"/>
                <w:szCs w:val="18"/>
              </w:rPr>
              <w:t>ogin_id</w:t>
            </w:r>
            <w:proofErr w:type="spellEnd"/>
          </w:p>
        </w:tc>
        <w:tc>
          <w:tcPr>
            <w:tcW w:w="939" w:type="dxa"/>
            <w:shd w:val="clear" w:color="auto" w:fill="auto"/>
            <w:vAlign w:val="center"/>
          </w:tcPr>
          <w:p w14:paraId="33D2568D" w14:textId="1EC578E1"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3E266C99" w14:textId="5E650DE0"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3</w:t>
            </w:r>
            <w:r w:rsidRPr="00333583">
              <w:rPr>
                <w:rFonts w:ascii="宋体" w:hAnsi="宋体"/>
                <w:sz w:val="18"/>
                <w:szCs w:val="18"/>
              </w:rPr>
              <w:t>6</w:t>
            </w:r>
          </w:p>
        </w:tc>
        <w:tc>
          <w:tcPr>
            <w:tcW w:w="1275" w:type="dxa"/>
            <w:tcBorders>
              <w:bottom w:val="single" w:sz="4" w:space="0" w:color="auto"/>
            </w:tcBorders>
            <w:shd w:val="clear" w:color="auto" w:fill="auto"/>
            <w:vAlign w:val="center"/>
          </w:tcPr>
          <w:p w14:paraId="274F2EF3" w14:textId="626F9FCA"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NULL</w:t>
            </w:r>
          </w:p>
        </w:tc>
        <w:tc>
          <w:tcPr>
            <w:tcW w:w="709" w:type="dxa"/>
            <w:shd w:val="clear" w:color="auto" w:fill="auto"/>
            <w:vAlign w:val="center"/>
          </w:tcPr>
          <w:p w14:paraId="23C8DDF2" w14:textId="0E379E2B"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YES</w:t>
            </w:r>
          </w:p>
        </w:tc>
        <w:tc>
          <w:tcPr>
            <w:tcW w:w="709" w:type="dxa"/>
            <w:shd w:val="clear" w:color="auto" w:fill="auto"/>
            <w:vAlign w:val="center"/>
          </w:tcPr>
          <w:p w14:paraId="6BF75332" w14:textId="6F51EE0F"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850" w:type="dxa"/>
            <w:tcBorders>
              <w:bottom w:val="single" w:sz="4" w:space="0" w:color="auto"/>
              <w:tr2bl w:val="single" w:sz="4" w:space="0" w:color="auto"/>
            </w:tcBorders>
            <w:shd w:val="clear" w:color="auto" w:fill="auto"/>
            <w:vAlign w:val="center"/>
          </w:tcPr>
          <w:p w14:paraId="0A3F8D8B" w14:textId="77777777" w:rsidR="003D62AC" w:rsidRPr="00333583" w:rsidRDefault="003D62AC"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4325C205" w14:textId="48E75D56"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登录用户名</w:t>
            </w:r>
          </w:p>
        </w:tc>
      </w:tr>
      <w:tr w:rsidR="00333583" w:rsidRPr="003B14F3" w14:paraId="2FC345FD" w14:textId="77777777" w:rsidTr="00333583">
        <w:trPr>
          <w:trHeight w:val="400"/>
        </w:trPr>
        <w:tc>
          <w:tcPr>
            <w:tcW w:w="1296" w:type="dxa"/>
            <w:shd w:val="clear" w:color="auto" w:fill="auto"/>
            <w:vAlign w:val="center"/>
          </w:tcPr>
          <w:p w14:paraId="18DC2038" w14:textId="41BAAC47"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sz w:val="18"/>
                <w:szCs w:val="18"/>
              </w:rPr>
              <w:t>telephone</w:t>
            </w:r>
          </w:p>
        </w:tc>
        <w:tc>
          <w:tcPr>
            <w:tcW w:w="939" w:type="dxa"/>
            <w:shd w:val="clear" w:color="auto" w:fill="auto"/>
            <w:vAlign w:val="center"/>
          </w:tcPr>
          <w:p w14:paraId="4FCCB2B9" w14:textId="6F252365"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03BE2139" w14:textId="12A0A385"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3</w:t>
            </w:r>
            <w:r w:rsidRPr="00333583">
              <w:rPr>
                <w:rFonts w:ascii="宋体" w:hAnsi="宋体"/>
                <w:sz w:val="18"/>
                <w:szCs w:val="18"/>
              </w:rPr>
              <w:t>6</w:t>
            </w:r>
          </w:p>
        </w:tc>
        <w:tc>
          <w:tcPr>
            <w:tcW w:w="1275" w:type="dxa"/>
            <w:tcBorders>
              <w:tr2bl w:val="single" w:sz="4" w:space="0" w:color="auto"/>
            </w:tcBorders>
            <w:shd w:val="clear" w:color="auto" w:fill="auto"/>
            <w:vAlign w:val="center"/>
          </w:tcPr>
          <w:p w14:paraId="7AF14DC0" w14:textId="74B13789" w:rsidR="003D62AC" w:rsidRPr="00333583" w:rsidRDefault="003D62AC" w:rsidP="003B14F3">
            <w:pPr>
              <w:adjustRightInd w:val="0"/>
              <w:snapToGrid w:val="0"/>
              <w:spacing w:line="300" w:lineRule="auto"/>
              <w:jc w:val="center"/>
              <w:rPr>
                <w:rFonts w:ascii="宋体" w:hAnsi="宋体"/>
                <w:sz w:val="18"/>
                <w:szCs w:val="18"/>
              </w:rPr>
            </w:pPr>
          </w:p>
        </w:tc>
        <w:tc>
          <w:tcPr>
            <w:tcW w:w="709" w:type="dxa"/>
            <w:shd w:val="clear" w:color="auto" w:fill="auto"/>
            <w:vAlign w:val="center"/>
          </w:tcPr>
          <w:p w14:paraId="1640CA32" w14:textId="24AB9114" w:rsidR="003D62AC"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709" w:type="dxa"/>
            <w:shd w:val="clear" w:color="auto" w:fill="auto"/>
            <w:vAlign w:val="center"/>
          </w:tcPr>
          <w:p w14:paraId="4E9994FD" w14:textId="6C23FE7D" w:rsidR="003D62AC"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850" w:type="dxa"/>
            <w:tcBorders>
              <w:tr2bl w:val="single" w:sz="4" w:space="0" w:color="auto"/>
            </w:tcBorders>
            <w:shd w:val="clear" w:color="auto" w:fill="auto"/>
            <w:vAlign w:val="center"/>
          </w:tcPr>
          <w:p w14:paraId="74F589EB" w14:textId="77777777" w:rsidR="003D62AC" w:rsidRPr="00333583" w:rsidRDefault="003D62AC"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19985300" w14:textId="77777777"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电话号码</w:t>
            </w:r>
          </w:p>
          <w:p w14:paraId="0AB8FEAD" w14:textId="3A7AF1BB" w:rsidR="003D62AC"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（可用于登录）</w:t>
            </w:r>
          </w:p>
        </w:tc>
      </w:tr>
      <w:tr w:rsidR="00333583" w:rsidRPr="003B14F3" w14:paraId="257BBB15" w14:textId="77777777" w:rsidTr="00333583">
        <w:trPr>
          <w:trHeight w:val="400"/>
        </w:trPr>
        <w:tc>
          <w:tcPr>
            <w:tcW w:w="1296" w:type="dxa"/>
            <w:shd w:val="clear" w:color="auto" w:fill="auto"/>
            <w:vAlign w:val="center"/>
          </w:tcPr>
          <w:p w14:paraId="1F087F7F" w14:textId="3A0B9F9A" w:rsidR="00690F30" w:rsidRPr="00333583" w:rsidRDefault="00690F30" w:rsidP="003B14F3">
            <w:pPr>
              <w:adjustRightInd w:val="0"/>
              <w:snapToGrid w:val="0"/>
              <w:spacing w:line="300" w:lineRule="auto"/>
              <w:jc w:val="center"/>
              <w:rPr>
                <w:rFonts w:ascii="宋体" w:hAnsi="宋体"/>
                <w:sz w:val="18"/>
                <w:szCs w:val="18"/>
              </w:rPr>
            </w:pPr>
            <w:proofErr w:type="spellStart"/>
            <w:r w:rsidRPr="00333583">
              <w:rPr>
                <w:rFonts w:ascii="宋体" w:hAnsi="宋体"/>
                <w:sz w:val="18"/>
                <w:szCs w:val="18"/>
              </w:rPr>
              <w:t>id_card</w:t>
            </w:r>
            <w:proofErr w:type="spellEnd"/>
          </w:p>
        </w:tc>
        <w:tc>
          <w:tcPr>
            <w:tcW w:w="939" w:type="dxa"/>
            <w:shd w:val="clear" w:color="auto" w:fill="auto"/>
            <w:vAlign w:val="center"/>
          </w:tcPr>
          <w:p w14:paraId="240FE8F4" w14:textId="38B90D35"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1168ACDD" w14:textId="7F2CEAC1"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2</w:t>
            </w:r>
            <w:r w:rsidRPr="00333583">
              <w:rPr>
                <w:rFonts w:ascii="宋体" w:hAnsi="宋体"/>
                <w:sz w:val="18"/>
                <w:szCs w:val="18"/>
              </w:rPr>
              <w:t>0</w:t>
            </w:r>
          </w:p>
        </w:tc>
        <w:tc>
          <w:tcPr>
            <w:tcW w:w="1275" w:type="dxa"/>
            <w:tcBorders>
              <w:tr2bl w:val="single" w:sz="4" w:space="0" w:color="auto"/>
            </w:tcBorders>
            <w:shd w:val="clear" w:color="auto" w:fill="auto"/>
            <w:vAlign w:val="center"/>
          </w:tcPr>
          <w:p w14:paraId="77BC540D" w14:textId="77777777" w:rsidR="00690F30" w:rsidRPr="00333583" w:rsidRDefault="00690F30" w:rsidP="003B14F3">
            <w:pPr>
              <w:adjustRightInd w:val="0"/>
              <w:snapToGrid w:val="0"/>
              <w:spacing w:line="300" w:lineRule="auto"/>
              <w:jc w:val="center"/>
              <w:rPr>
                <w:rFonts w:ascii="宋体" w:hAnsi="宋体"/>
                <w:sz w:val="18"/>
                <w:szCs w:val="18"/>
              </w:rPr>
            </w:pPr>
          </w:p>
        </w:tc>
        <w:tc>
          <w:tcPr>
            <w:tcW w:w="709" w:type="dxa"/>
            <w:shd w:val="clear" w:color="auto" w:fill="auto"/>
            <w:vAlign w:val="center"/>
          </w:tcPr>
          <w:p w14:paraId="0EF178A7" w14:textId="4B308D72"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709" w:type="dxa"/>
            <w:shd w:val="clear" w:color="auto" w:fill="auto"/>
            <w:vAlign w:val="center"/>
          </w:tcPr>
          <w:p w14:paraId="60AE50F1" w14:textId="7BB08B62"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850" w:type="dxa"/>
            <w:tcBorders>
              <w:tr2bl w:val="single" w:sz="4" w:space="0" w:color="auto"/>
            </w:tcBorders>
            <w:shd w:val="clear" w:color="auto" w:fill="auto"/>
            <w:vAlign w:val="center"/>
          </w:tcPr>
          <w:p w14:paraId="1A64292F" w14:textId="77777777" w:rsidR="00690F30" w:rsidRPr="00333583" w:rsidRDefault="00690F30"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22292515" w14:textId="77777777"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身份证号</w:t>
            </w:r>
          </w:p>
          <w:p w14:paraId="0F8CBEAD" w14:textId="20E24995"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（可用于登录）</w:t>
            </w:r>
          </w:p>
        </w:tc>
      </w:tr>
      <w:tr w:rsidR="00333583" w:rsidRPr="003B14F3" w14:paraId="5F087A47" w14:textId="77777777" w:rsidTr="00333583">
        <w:trPr>
          <w:trHeight w:val="400"/>
        </w:trPr>
        <w:tc>
          <w:tcPr>
            <w:tcW w:w="1296" w:type="dxa"/>
            <w:shd w:val="clear" w:color="auto" w:fill="auto"/>
            <w:vAlign w:val="center"/>
          </w:tcPr>
          <w:p w14:paraId="3806D35E" w14:textId="3A0DD2BB" w:rsidR="00690F30" w:rsidRPr="00333583" w:rsidRDefault="002D49AE"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email</w:t>
            </w:r>
          </w:p>
        </w:tc>
        <w:tc>
          <w:tcPr>
            <w:tcW w:w="939" w:type="dxa"/>
            <w:shd w:val="clear" w:color="auto" w:fill="auto"/>
            <w:vAlign w:val="center"/>
          </w:tcPr>
          <w:p w14:paraId="78E799AF" w14:textId="6425109E" w:rsidR="00690F30" w:rsidRPr="00333583" w:rsidRDefault="002D49AE"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67FFB4ED" w14:textId="28BE155D" w:rsidR="00690F30" w:rsidRPr="00333583" w:rsidRDefault="002D49AE"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2</w:t>
            </w:r>
            <w:r w:rsidRPr="00333583">
              <w:rPr>
                <w:rFonts w:ascii="宋体" w:hAnsi="宋体"/>
                <w:sz w:val="18"/>
                <w:szCs w:val="18"/>
              </w:rPr>
              <w:t>55</w:t>
            </w:r>
          </w:p>
        </w:tc>
        <w:tc>
          <w:tcPr>
            <w:tcW w:w="1275" w:type="dxa"/>
            <w:tcBorders>
              <w:bottom w:val="single" w:sz="4" w:space="0" w:color="auto"/>
              <w:tr2bl w:val="single" w:sz="4" w:space="0" w:color="auto"/>
            </w:tcBorders>
            <w:shd w:val="clear" w:color="auto" w:fill="auto"/>
            <w:vAlign w:val="center"/>
          </w:tcPr>
          <w:p w14:paraId="57CCC6BB" w14:textId="77777777" w:rsidR="00690F30" w:rsidRPr="00333583" w:rsidRDefault="00690F30" w:rsidP="003B14F3">
            <w:pPr>
              <w:adjustRightInd w:val="0"/>
              <w:snapToGrid w:val="0"/>
              <w:spacing w:line="300" w:lineRule="auto"/>
              <w:jc w:val="center"/>
              <w:rPr>
                <w:rFonts w:ascii="宋体" w:hAnsi="宋体"/>
                <w:sz w:val="18"/>
                <w:szCs w:val="18"/>
              </w:rPr>
            </w:pPr>
          </w:p>
        </w:tc>
        <w:tc>
          <w:tcPr>
            <w:tcW w:w="709" w:type="dxa"/>
            <w:shd w:val="clear" w:color="auto" w:fill="auto"/>
            <w:vAlign w:val="center"/>
          </w:tcPr>
          <w:p w14:paraId="65F0DD95" w14:textId="68BDAD17" w:rsidR="00690F30" w:rsidRPr="00333583" w:rsidRDefault="002D49AE"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709" w:type="dxa"/>
            <w:shd w:val="clear" w:color="auto" w:fill="auto"/>
            <w:vAlign w:val="center"/>
          </w:tcPr>
          <w:p w14:paraId="64717B50" w14:textId="13D00570"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850" w:type="dxa"/>
            <w:tcBorders>
              <w:tr2bl w:val="single" w:sz="4" w:space="0" w:color="auto"/>
            </w:tcBorders>
            <w:shd w:val="clear" w:color="auto" w:fill="auto"/>
            <w:vAlign w:val="center"/>
          </w:tcPr>
          <w:p w14:paraId="70949243" w14:textId="77777777" w:rsidR="00690F30" w:rsidRPr="00333583" w:rsidRDefault="00690F30"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0F6CC78B" w14:textId="77777777"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邮箱</w:t>
            </w:r>
          </w:p>
          <w:p w14:paraId="0EBC0B41" w14:textId="2789B2E7" w:rsidR="00BD6D3D"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（可用于登录）</w:t>
            </w:r>
          </w:p>
        </w:tc>
      </w:tr>
      <w:tr w:rsidR="00333583" w:rsidRPr="003B14F3" w14:paraId="1BE10FF4" w14:textId="77777777" w:rsidTr="00333583">
        <w:trPr>
          <w:trHeight w:val="400"/>
        </w:trPr>
        <w:tc>
          <w:tcPr>
            <w:tcW w:w="1296" w:type="dxa"/>
            <w:shd w:val="clear" w:color="auto" w:fill="auto"/>
            <w:vAlign w:val="center"/>
          </w:tcPr>
          <w:p w14:paraId="170BD45F" w14:textId="06154BC5"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sz w:val="18"/>
                <w:szCs w:val="18"/>
              </w:rPr>
              <w:t>username</w:t>
            </w:r>
          </w:p>
        </w:tc>
        <w:tc>
          <w:tcPr>
            <w:tcW w:w="939" w:type="dxa"/>
            <w:shd w:val="clear" w:color="auto" w:fill="auto"/>
            <w:vAlign w:val="center"/>
          </w:tcPr>
          <w:p w14:paraId="3BDF0A64" w14:textId="4C806B8A"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769E7BE9" w14:textId="6D20E7F9"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3</w:t>
            </w:r>
            <w:r w:rsidRPr="00333583">
              <w:rPr>
                <w:rFonts w:ascii="宋体" w:hAnsi="宋体"/>
                <w:sz w:val="18"/>
                <w:szCs w:val="18"/>
              </w:rPr>
              <w:t>0</w:t>
            </w:r>
          </w:p>
        </w:tc>
        <w:tc>
          <w:tcPr>
            <w:tcW w:w="1275" w:type="dxa"/>
            <w:tcBorders>
              <w:bottom w:val="single" w:sz="4" w:space="0" w:color="auto"/>
              <w:tr2bl w:val="nil"/>
            </w:tcBorders>
            <w:shd w:val="clear" w:color="auto" w:fill="auto"/>
            <w:vAlign w:val="center"/>
          </w:tcPr>
          <w:p w14:paraId="390494D4" w14:textId="694C75E9"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NULL</w:t>
            </w:r>
          </w:p>
        </w:tc>
        <w:tc>
          <w:tcPr>
            <w:tcW w:w="709" w:type="dxa"/>
            <w:shd w:val="clear" w:color="auto" w:fill="auto"/>
            <w:vAlign w:val="center"/>
          </w:tcPr>
          <w:p w14:paraId="7FCE542A" w14:textId="227029FA"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YES</w:t>
            </w:r>
          </w:p>
        </w:tc>
        <w:tc>
          <w:tcPr>
            <w:tcW w:w="709" w:type="dxa"/>
            <w:shd w:val="clear" w:color="auto" w:fill="auto"/>
            <w:vAlign w:val="center"/>
          </w:tcPr>
          <w:p w14:paraId="297FD694" w14:textId="440732AA"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850" w:type="dxa"/>
            <w:tcBorders>
              <w:tr2bl w:val="single" w:sz="4" w:space="0" w:color="auto"/>
            </w:tcBorders>
            <w:shd w:val="clear" w:color="auto" w:fill="auto"/>
            <w:vAlign w:val="center"/>
          </w:tcPr>
          <w:p w14:paraId="2857C768" w14:textId="77777777" w:rsidR="00690F30" w:rsidRPr="00333583" w:rsidRDefault="00690F30"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4A8999E0" w14:textId="47CEA46B"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用户昵称</w:t>
            </w:r>
          </w:p>
        </w:tc>
      </w:tr>
      <w:tr w:rsidR="00333583" w:rsidRPr="003B14F3" w14:paraId="2AB58991" w14:textId="77777777" w:rsidTr="00333583">
        <w:trPr>
          <w:trHeight w:val="400"/>
        </w:trPr>
        <w:tc>
          <w:tcPr>
            <w:tcW w:w="1296" w:type="dxa"/>
            <w:shd w:val="clear" w:color="auto" w:fill="auto"/>
            <w:vAlign w:val="center"/>
          </w:tcPr>
          <w:p w14:paraId="442BCA8D" w14:textId="1FD73707"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sz w:val="18"/>
                <w:szCs w:val="18"/>
              </w:rPr>
              <w:t>password</w:t>
            </w:r>
          </w:p>
        </w:tc>
        <w:tc>
          <w:tcPr>
            <w:tcW w:w="939" w:type="dxa"/>
            <w:shd w:val="clear" w:color="auto" w:fill="auto"/>
            <w:vAlign w:val="center"/>
          </w:tcPr>
          <w:p w14:paraId="5F065B43" w14:textId="37AE6C03"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11E80397" w14:textId="31976DD9"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2</w:t>
            </w:r>
            <w:r w:rsidRPr="00333583">
              <w:rPr>
                <w:rFonts w:ascii="宋体" w:hAnsi="宋体"/>
                <w:sz w:val="18"/>
                <w:szCs w:val="18"/>
              </w:rPr>
              <w:t>55</w:t>
            </w:r>
          </w:p>
        </w:tc>
        <w:tc>
          <w:tcPr>
            <w:tcW w:w="1275" w:type="dxa"/>
            <w:tcBorders>
              <w:tr2bl w:val="nil"/>
            </w:tcBorders>
            <w:shd w:val="clear" w:color="auto" w:fill="auto"/>
            <w:vAlign w:val="center"/>
          </w:tcPr>
          <w:p w14:paraId="0CDE8110" w14:textId="16434824" w:rsidR="00690F30" w:rsidRPr="00333583" w:rsidRDefault="000D04A1" w:rsidP="003B14F3">
            <w:pPr>
              <w:adjustRightInd w:val="0"/>
              <w:snapToGrid w:val="0"/>
              <w:spacing w:line="300" w:lineRule="auto"/>
              <w:jc w:val="center"/>
              <w:rPr>
                <w:rFonts w:ascii="宋体" w:hAnsi="宋体"/>
                <w:sz w:val="18"/>
                <w:szCs w:val="18"/>
              </w:rPr>
            </w:pPr>
            <w:proofErr w:type="spellStart"/>
            <w:r w:rsidRPr="00333583">
              <w:rPr>
                <w:rFonts w:ascii="宋体" w:hAnsi="宋体"/>
                <w:sz w:val="18"/>
                <w:szCs w:val="18"/>
              </w:rPr>
              <w:t>id_card</w:t>
            </w:r>
            <w:proofErr w:type="spellEnd"/>
            <w:r w:rsidRPr="00333583">
              <w:rPr>
                <w:rFonts w:ascii="宋体" w:hAnsi="宋体" w:hint="eastAsia"/>
                <w:sz w:val="18"/>
                <w:szCs w:val="18"/>
              </w:rPr>
              <w:t>字段后8位</w:t>
            </w:r>
          </w:p>
        </w:tc>
        <w:tc>
          <w:tcPr>
            <w:tcW w:w="709" w:type="dxa"/>
            <w:shd w:val="clear" w:color="auto" w:fill="auto"/>
            <w:vAlign w:val="center"/>
          </w:tcPr>
          <w:p w14:paraId="4F0A080C" w14:textId="195DF0EE"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YES</w:t>
            </w:r>
          </w:p>
        </w:tc>
        <w:tc>
          <w:tcPr>
            <w:tcW w:w="709" w:type="dxa"/>
            <w:shd w:val="clear" w:color="auto" w:fill="auto"/>
            <w:vAlign w:val="center"/>
          </w:tcPr>
          <w:p w14:paraId="4EE387E7" w14:textId="5A09E24B" w:rsidR="00690F30" w:rsidRPr="00333583" w:rsidRDefault="00DE492F"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850" w:type="dxa"/>
            <w:tcBorders>
              <w:tr2bl w:val="single" w:sz="4" w:space="0" w:color="auto"/>
            </w:tcBorders>
            <w:shd w:val="clear" w:color="auto" w:fill="auto"/>
            <w:vAlign w:val="center"/>
          </w:tcPr>
          <w:p w14:paraId="09E19711" w14:textId="77777777" w:rsidR="00690F30" w:rsidRPr="00333583" w:rsidRDefault="00690F30"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7EE17D86" w14:textId="77777777" w:rsidR="00690F30" w:rsidRPr="00333583" w:rsidRDefault="00EB52CE"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登录密码</w:t>
            </w:r>
          </w:p>
          <w:p w14:paraId="2E6D1B1A" w14:textId="44D11668" w:rsidR="000D04A1" w:rsidRPr="00333583" w:rsidRDefault="000D04A1"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（初始密码身份证后8位）</w:t>
            </w:r>
          </w:p>
        </w:tc>
      </w:tr>
      <w:tr w:rsidR="00333583" w:rsidRPr="003B14F3" w14:paraId="708F8E77" w14:textId="77777777" w:rsidTr="00333583">
        <w:trPr>
          <w:trHeight w:val="400"/>
        </w:trPr>
        <w:tc>
          <w:tcPr>
            <w:tcW w:w="1296" w:type="dxa"/>
            <w:shd w:val="clear" w:color="auto" w:fill="auto"/>
            <w:vAlign w:val="center"/>
          </w:tcPr>
          <w:p w14:paraId="50915CBA" w14:textId="6D2843E1" w:rsidR="00EB52CE" w:rsidRPr="00333583" w:rsidRDefault="002D6BBC" w:rsidP="003B14F3">
            <w:pPr>
              <w:adjustRightInd w:val="0"/>
              <w:snapToGrid w:val="0"/>
              <w:spacing w:line="300" w:lineRule="auto"/>
              <w:jc w:val="center"/>
              <w:rPr>
                <w:rFonts w:ascii="宋体" w:hAnsi="宋体"/>
                <w:sz w:val="18"/>
                <w:szCs w:val="18"/>
              </w:rPr>
            </w:pPr>
            <w:r w:rsidRPr="00333583">
              <w:rPr>
                <w:rFonts w:ascii="宋体" w:hAnsi="宋体"/>
                <w:sz w:val="18"/>
                <w:szCs w:val="18"/>
              </w:rPr>
              <w:t>r</w:t>
            </w:r>
            <w:r w:rsidR="00EB52CE" w:rsidRPr="00333583">
              <w:rPr>
                <w:rFonts w:ascii="宋体" w:hAnsi="宋体"/>
                <w:sz w:val="18"/>
                <w:szCs w:val="18"/>
              </w:rPr>
              <w:t>ole</w:t>
            </w:r>
          </w:p>
        </w:tc>
        <w:tc>
          <w:tcPr>
            <w:tcW w:w="939" w:type="dxa"/>
            <w:shd w:val="clear" w:color="auto" w:fill="auto"/>
            <w:vAlign w:val="center"/>
          </w:tcPr>
          <w:p w14:paraId="739F3092" w14:textId="711924AB" w:rsidR="00EB52CE" w:rsidRPr="00333583" w:rsidRDefault="002D6BB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tcBorders>
              <w:bottom w:val="single" w:sz="4" w:space="0" w:color="auto"/>
            </w:tcBorders>
            <w:shd w:val="clear" w:color="auto" w:fill="auto"/>
            <w:vAlign w:val="center"/>
          </w:tcPr>
          <w:p w14:paraId="3D174B8C" w14:textId="0126B29C" w:rsidR="00EB52CE" w:rsidRPr="00333583" w:rsidRDefault="001F4F59"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2</w:t>
            </w:r>
            <w:r w:rsidRPr="00333583">
              <w:rPr>
                <w:rFonts w:ascii="宋体" w:hAnsi="宋体"/>
                <w:sz w:val="18"/>
                <w:szCs w:val="18"/>
              </w:rPr>
              <w:t>00</w:t>
            </w:r>
          </w:p>
        </w:tc>
        <w:tc>
          <w:tcPr>
            <w:tcW w:w="1275" w:type="dxa"/>
            <w:tcBorders>
              <w:tr2bl w:val="nil"/>
            </w:tcBorders>
            <w:shd w:val="clear" w:color="auto" w:fill="auto"/>
            <w:vAlign w:val="center"/>
          </w:tcPr>
          <w:p w14:paraId="41BA1319" w14:textId="5B34FEBD" w:rsidR="00EB52CE" w:rsidRPr="00333583" w:rsidRDefault="00BD0111" w:rsidP="003B14F3">
            <w:pPr>
              <w:adjustRightInd w:val="0"/>
              <w:snapToGrid w:val="0"/>
              <w:spacing w:line="300" w:lineRule="auto"/>
              <w:jc w:val="center"/>
              <w:rPr>
                <w:rFonts w:ascii="宋体" w:hAnsi="宋体"/>
                <w:sz w:val="18"/>
                <w:szCs w:val="18"/>
              </w:rPr>
            </w:pPr>
            <w:r w:rsidRPr="00333583">
              <w:rPr>
                <w:rFonts w:ascii="宋体" w:hAnsi="宋体"/>
                <w:sz w:val="18"/>
                <w:szCs w:val="18"/>
              </w:rPr>
              <w:t>DRIVER</w:t>
            </w:r>
            <w:r w:rsidR="001F4F59" w:rsidRPr="00333583">
              <w:rPr>
                <w:rFonts w:ascii="宋体" w:hAnsi="宋体"/>
                <w:sz w:val="18"/>
                <w:szCs w:val="18"/>
              </w:rPr>
              <w:t>_ID_3</w:t>
            </w:r>
          </w:p>
        </w:tc>
        <w:tc>
          <w:tcPr>
            <w:tcW w:w="709" w:type="dxa"/>
            <w:shd w:val="clear" w:color="auto" w:fill="auto"/>
            <w:vAlign w:val="center"/>
          </w:tcPr>
          <w:p w14:paraId="1A7B8CBD" w14:textId="20B1BC8D" w:rsidR="00EB52CE" w:rsidRPr="00333583" w:rsidRDefault="002E65B8"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709" w:type="dxa"/>
            <w:shd w:val="clear" w:color="auto" w:fill="auto"/>
            <w:vAlign w:val="center"/>
          </w:tcPr>
          <w:p w14:paraId="10D2DC4B" w14:textId="24421931" w:rsidR="00EB52CE" w:rsidRPr="00333583" w:rsidRDefault="002E65B8"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850" w:type="dxa"/>
            <w:tcBorders>
              <w:tr2bl w:val="single" w:sz="4" w:space="0" w:color="auto"/>
            </w:tcBorders>
            <w:shd w:val="clear" w:color="auto" w:fill="auto"/>
            <w:vAlign w:val="center"/>
          </w:tcPr>
          <w:p w14:paraId="0459F47A" w14:textId="77777777" w:rsidR="00EB52CE" w:rsidRPr="00333583" w:rsidRDefault="00EB52CE"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21FEAAE6" w14:textId="77777777" w:rsidR="00EB52CE" w:rsidRPr="00333583" w:rsidRDefault="002E65B8"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身份角色</w:t>
            </w:r>
          </w:p>
          <w:p w14:paraId="0A04ADE3" w14:textId="1D63E73C" w:rsidR="002E65B8" w:rsidRPr="00333583" w:rsidRDefault="002E65B8"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（默认为学员）</w:t>
            </w:r>
          </w:p>
        </w:tc>
      </w:tr>
      <w:tr w:rsidR="00333583" w:rsidRPr="003B14F3" w14:paraId="4DE5C7B9" w14:textId="77777777" w:rsidTr="00333583">
        <w:trPr>
          <w:trHeight w:val="400"/>
        </w:trPr>
        <w:tc>
          <w:tcPr>
            <w:tcW w:w="1296" w:type="dxa"/>
            <w:shd w:val="clear" w:color="auto" w:fill="auto"/>
            <w:vAlign w:val="center"/>
          </w:tcPr>
          <w:p w14:paraId="06B8104A" w14:textId="596118C6" w:rsidR="00EB52CE" w:rsidRPr="00333583" w:rsidRDefault="00B85CC4" w:rsidP="003B14F3">
            <w:pPr>
              <w:adjustRightInd w:val="0"/>
              <w:snapToGrid w:val="0"/>
              <w:spacing w:line="300" w:lineRule="auto"/>
              <w:jc w:val="center"/>
              <w:rPr>
                <w:rFonts w:ascii="宋体" w:hAnsi="宋体"/>
                <w:sz w:val="18"/>
                <w:szCs w:val="18"/>
              </w:rPr>
            </w:pPr>
            <w:proofErr w:type="spellStart"/>
            <w:r w:rsidRPr="00333583">
              <w:rPr>
                <w:rFonts w:ascii="宋体" w:hAnsi="宋体" w:hint="eastAsia"/>
                <w:sz w:val="18"/>
                <w:szCs w:val="18"/>
              </w:rPr>
              <w:t>c</w:t>
            </w:r>
            <w:r w:rsidRPr="00333583">
              <w:rPr>
                <w:rFonts w:ascii="宋体" w:hAnsi="宋体"/>
                <w:sz w:val="18"/>
                <w:szCs w:val="18"/>
              </w:rPr>
              <w:t>reate</w:t>
            </w:r>
            <w:r w:rsidR="0007594E" w:rsidRPr="00333583">
              <w:rPr>
                <w:rFonts w:ascii="宋体" w:hAnsi="宋体" w:hint="eastAsia"/>
                <w:sz w:val="18"/>
                <w:szCs w:val="18"/>
              </w:rPr>
              <w:t>d</w:t>
            </w:r>
            <w:r w:rsidRPr="00333583">
              <w:rPr>
                <w:rFonts w:ascii="宋体" w:hAnsi="宋体"/>
                <w:sz w:val="18"/>
                <w:szCs w:val="18"/>
              </w:rPr>
              <w:t>_time</w:t>
            </w:r>
            <w:proofErr w:type="spellEnd"/>
          </w:p>
        </w:tc>
        <w:tc>
          <w:tcPr>
            <w:tcW w:w="939" w:type="dxa"/>
            <w:shd w:val="clear" w:color="auto" w:fill="auto"/>
            <w:vAlign w:val="center"/>
          </w:tcPr>
          <w:p w14:paraId="5E559410" w14:textId="36732A91" w:rsidR="00EB52CE" w:rsidRPr="00333583" w:rsidRDefault="00754CEF" w:rsidP="003B14F3">
            <w:pPr>
              <w:adjustRightInd w:val="0"/>
              <w:snapToGrid w:val="0"/>
              <w:spacing w:line="300" w:lineRule="auto"/>
              <w:jc w:val="center"/>
              <w:rPr>
                <w:rFonts w:ascii="宋体" w:hAnsi="宋体"/>
                <w:caps/>
                <w:sz w:val="18"/>
                <w:szCs w:val="18"/>
              </w:rPr>
            </w:pPr>
            <w:r w:rsidRPr="00333583">
              <w:rPr>
                <w:rFonts w:ascii="宋体" w:hAnsi="宋体"/>
                <w:caps/>
                <w:sz w:val="18"/>
                <w:szCs w:val="18"/>
              </w:rPr>
              <w:t>datetime</w:t>
            </w:r>
          </w:p>
        </w:tc>
        <w:tc>
          <w:tcPr>
            <w:tcW w:w="567" w:type="dxa"/>
            <w:tcBorders>
              <w:tr2bl w:val="single" w:sz="4" w:space="0" w:color="auto"/>
            </w:tcBorders>
            <w:shd w:val="clear" w:color="auto" w:fill="auto"/>
            <w:vAlign w:val="center"/>
          </w:tcPr>
          <w:p w14:paraId="141E17F6" w14:textId="77777777" w:rsidR="00EB52CE" w:rsidRPr="00333583" w:rsidRDefault="00EB52CE" w:rsidP="003B14F3">
            <w:pPr>
              <w:adjustRightInd w:val="0"/>
              <w:snapToGrid w:val="0"/>
              <w:spacing w:line="300" w:lineRule="auto"/>
              <w:jc w:val="center"/>
              <w:rPr>
                <w:rFonts w:ascii="宋体" w:hAnsi="宋体"/>
                <w:sz w:val="18"/>
                <w:szCs w:val="18"/>
              </w:rPr>
            </w:pPr>
          </w:p>
        </w:tc>
        <w:tc>
          <w:tcPr>
            <w:tcW w:w="1275" w:type="dxa"/>
            <w:tcBorders>
              <w:tr2bl w:val="nil"/>
            </w:tcBorders>
            <w:shd w:val="clear" w:color="auto" w:fill="auto"/>
            <w:vAlign w:val="center"/>
          </w:tcPr>
          <w:p w14:paraId="6189EC4A" w14:textId="6AB8EFC0"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当前时间</w:t>
            </w:r>
          </w:p>
        </w:tc>
        <w:tc>
          <w:tcPr>
            <w:tcW w:w="709" w:type="dxa"/>
            <w:shd w:val="clear" w:color="auto" w:fill="auto"/>
            <w:vAlign w:val="center"/>
          </w:tcPr>
          <w:p w14:paraId="033ACE5E" w14:textId="51AFD566"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709" w:type="dxa"/>
            <w:shd w:val="clear" w:color="auto" w:fill="auto"/>
            <w:vAlign w:val="center"/>
          </w:tcPr>
          <w:p w14:paraId="020BACD1" w14:textId="7F38C011"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850" w:type="dxa"/>
            <w:tcBorders>
              <w:tr2bl w:val="single" w:sz="4" w:space="0" w:color="auto"/>
            </w:tcBorders>
            <w:shd w:val="clear" w:color="auto" w:fill="auto"/>
            <w:vAlign w:val="center"/>
          </w:tcPr>
          <w:p w14:paraId="14F1780A" w14:textId="77777777" w:rsidR="00EB52CE" w:rsidRPr="00333583" w:rsidRDefault="00EB52CE"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0E96E542" w14:textId="5D49A271"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数据创建时间</w:t>
            </w:r>
          </w:p>
        </w:tc>
      </w:tr>
      <w:tr w:rsidR="00333583" w:rsidRPr="003B14F3" w14:paraId="3B9CCB78" w14:textId="77777777" w:rsidTr="00333583">
        <w:trPr>
          <w:trHeight w:val="400"/>
        </w:trPr>
        <w:tc>
          <w:tcPr>
            <w:tcW w:w="1296" w:type="dxa"/>
            <w:shd w:val="clear" w:color="auto" w:fill="auto"/>
            <w:vAlign w:val="center"/>
          </w:tcPr>
          <w:p w14:paraId="17E432ED" w14:textId="75D2E9E5" w:rsidR="00EB52CE" w:rsidRPr="00333583" w:rsidRDefault="00DB2806"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e</w:t>
            </w:r>
            <w:r w:rsidRPr="00333583">
              <w:rPr>
                <w:rFonts w:ascii="宋体" w:hAnsi="宋体"/>
                <w:sz w:val="18"/>
                <w:szCs w:val="18"/>
              </w:rPr>
              <w:t>nable</w:t>
            </w:r>
          </w:p>
        </w:tc>
        <w:tc>
          <w:tcPr>
            <w:tcW w:w="939" w:type="dxa"/>
            <w:shd w:val="clear" w:color="auto" w:fill="auto"/>
            <w:vAlign w:val="center"/>
          </w:tcPr>
          <w:p w14:paraId="2882695E" w14:textId="589A799F" w:rsidR="00EB52CE" w:rsidRPr="00333583" w:rsidRDefault="00DB2806" w:rsidP="003B14F3">
            <w:pPr>
              <w:adjustRightInd w:val="0"/>
              <w:snapToGrid w:val="0"/>
              <w:spacing w:line="300" w:lineRule="auto"/>
              <w:jc w:val="center"/>
              <w:rPr>
                <w:rFonts w:ascii="宋体" w:hAnsi="宋体"/>
                <w:caps/>
                <w:sz w:val="18"/>
                <w:szCs w:val="18"/>
              </w:rPr>
            </w:pPr>
            <w:r w:rsidRPr="00333583">
              <w:rPr>
                <w:rFonts w:ascii="宋体" w:hAnsi="宋体"/>
                <w:caps/>
                <w:sz w:val="18"/>
                <w:szCs w:val="18"/>
              </w:rPr>
              <w:t>tinyint</w:t>
            </w:r>
          </w:p>
        </w:tc>
        <w:tc>
          <w:tcPr>
            <w:tcW w:w="567" w:type="dxa"/>
            <w:shd w:val="clear" w:color="auto" w:fill="auto"/>
            <w:vAlign w:val="center"/>
          </w:tcPr>
          <w:p w14:paraId="2E1108A0" w14:textId="1DD93FA4" w:rsidR="00EB52CE" w:rsidRPr="00333583" w:rsidRDefault="00172F52"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4</w:t>
            </w:r>
          </w:p>
        </w:tc>
        <w:tc>
          <w:tcPr>
            <w:tcW w:w="1275" w:type="dxa"/>
            <w:tcBorders>
              <w:tr2bl w:val="nil"/>
            </w:tcBorders>
            <w:shd w:val="clear" w:color="auto" w:fill="auto"/>
            <w:vAlign w:val="center"/>
          </w:tcPr>
          <w:p w14:paraId="5E84B4EB" w14:textId="53D29BCC"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1</w:t>
            </w:r>
          </w:p>
        </w:tc>
        <w:tc>
          <w:tcPr>
            <w:tcW w:w="709" w:type="dxa"/>
            <w:shd w:val="clear" w:color="auto" w:fill="auto"/>
            <w:vAlign w:val="center"/>
          </w:tcPr>
          <w:p w14:paraId="241D9090" w14:textId="619A804C"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709" w:type="dxa"/>
            <w:shd w:val="clear" w:color="auto" w:fill="auto"/>
            <w:vAlign w:val="center"/>
          </w:tcPr>
          <w:p w14:paraId="1D3F9B16" w14:textId="3F2D51EC"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850" w:type="dxa"/>
            <w:tcBorders>
              <w:tr2bl w:val="single" w:sz="4" w:space="0" w:color="auto"/>
            </w:tcBorders>
            <w:shd w:val="clear" w:color="auto" w:fill="auto"/>
            <w:vAlign w:val="center"/>
          </w:tcPr>
          <w:p w14:paraId="2C2D6C5E" w14:textId="77777777" w:rsidR="00EB52CE" w:rsidRPr="00333583" w:rsidRDefault="00EB52CE"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65A30FAA" w14:textId="027C038B" w:rsidR="00EB52CE" w:rsidRPr="00333583" w:rsidRDefault="005446EB"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数据是否有效</w:t>
            </w:r>
          </w:p>
        </w:tc>
      </w:tr>
    </w:tbl>
    <w:p w14:paraId="7F7A4DDA" w14:textId="6A126F99" w:rsidR="004B188B" w:rsidRPr="004B188B" w:rsidDel="003C664A" w:rsidRDefault="003D62AC" w:rsidP="00927750">
      <w:pPr>
        <w:pStyle w:val="ae"/>
        <w:spacing w:beforeLines="50" w:before="120" w:afterLines="50" w:after="120" w:line="300" w:lineRule="auto"/>
        <w:jc w:val="center"/>
        <w:rPr>
          <w:del w:id="62" w:author="lff" w:date="2020-03-20T11:25:00Z"/>
          <w:rFonts w:ascii="宋体" w:hAnsi="宋体"/>
          <w:sz w:val="24"/>
        </w:rPr>
        <w:pPrChange w:id="63" w:author="lff" w:date="2020-03-20T11:22:00Z">
          <w:pPr>
            <w:adjustRightInd w:val="0"/>
            <w:snapToGrid w:val="0"/>
            <w:spacing w:line="300" w:lineRule="auto"/>
            <w:jc w:val="center"/>
          </w:pPr>
        </w:pPrChange>
      </w:pPr>
      <w:del w:id="64" w:author="lff" w:date="2020-03-20T11:25:00Z">
        <w:r w:rsidRPr="001C4420" w:rsidDel="003C664A">
          <w:rPr>
            <w:rFonts w:ascii="宋体" w:eastAsia="宋体" w:hAnsi="宋体" w:hint="eastAsia"/>
            <w:b/>
            <w:bCs/>
            <w:sz w:val="24"/>
            <w:szCs w:val="24"/>
            <w:rPrChange w:id="65" w:author="lff" w:date="2020-03-20T11:22:00Z">
              <w:rPr>
                <w:rFonts w:ascii="宋体" w:hAnsi="宋体" w:hint="eastAsia"/>
                <w:sz w:val="24"/>
              </w:rPr>
            </w:rPrChange>
          </w:rPr>
          <w:delText>表</w:delText>
        </w:r>
        <w:r w:rsidRPr="001C4420" w:rsidDel="003C664A">
          <w:rPr>
            <w:rFonts w:ascii="宋体" w:eastAsia="宋体" w:hAnsi="宋体"/>
            <w:b/>
            <w:bCs/>
            <w:sz w:val="24"/>
            <w:szCs w:val="24"/>
            <w:rPrChange w:id="66" w:author="lff" w:date="2020-03-20T11:22:00Z">
              <w:rPr>
                <w:rFonts w:ascii="宋体" w:hAnsi="宋体"/>
                <w:sz w:val="24"/>
              </w:rPr>
            </w:rPrChange>
          </w:rPr>
          <w:delText xml:space="preserve">1  </w:delText>
        </w:r>
        <w:r w:rsidRPr="001C4420" w:rsidDel="003C664A">
          <w:rPr>
            <w:rFonts w:ascii="宋体" w:eastAsia="宋体" w:hAnsi="宋体" w:hint="eastAsia"/>
            <w:b/>
            <w:bCs/>
            <w:sz w:val="24"/>
            <w:szCs w:val="24"/>
            <w:rPrChange w:id="67" w:author="lff" w:date="2020-03-20T11:22:00Z">
              <w:rPr>
                <w:rFonts w:ascii="宋体" w:hAnsi="宋体" w:hint="eastAsia"/>
                <w:sz w:val="24"/>
              </w:rPr>
            </w:rPrChange>
          </w:rPr>
          <w:delText>用户表（driver_</w:delText>
        </w:r>
        <w:r w:rsidRPr="001C4420" w:rsidDel="003C664A">
          <w:rPr>
            <w:rFonts w:ascii="宋体" w:eastAsia="宋体" w:hAnsi="宋体"/>
            <w:b/>
            <w:bCs/>
            <w:sz w:val="24"/>
            <w:szCs w:val="24"/>
            <w:rPrChange w:id="68" w:author="lff" w:date="2020-03-20T11:22:00Z">
              <w:rPr>
                <w:rFonts w:ascii="宋体" w:hAnsi="宋体"/>
                <w:sz w:val="24"/>
              </w:rPr>
            </w:rPrChange>
          </w:rPr>
          <w:delText>user</w:delText>
        </w:r>
        <w:r w:rsidRPr="001C4420" w:rsidDel="003C664A">
          <w:rPr>
            <w:rFonts w:ascii="宋体" w:eastAsia="宋体" w:hAnsi="宋体" w:hint="eastAsia"/>
            <w:b/>
            <w:bCs/>
            <w:sz w:val="24"/>
            <w:szCs w:val="24"/>
            <w:rPrChange w:id="69" w:author="lff" w:date="2020-03-20T11:22:00Z">
              <w:rPr>
                <w:rFonts w:ascii="宋体" w:hAnsi="宋体" w:hint="eastAsia"/>
                <w:sz w:val="24"/>
              </w:rPr>
            </w:rPrChange>
          </w:rPr>
          <w:delText>）</w:delText>
        </w:r>
      </w:del>
    </w:p>
    <w:p w14:paraId="06D470AF" w14:textId="53289D66" w:rsidR="00231218" w:rsidRDefault="00231218" w:rsidP="004818B2">
      <w:pPr>
        <w:adjustRightInd w:val="0"/>
        <w:snapToGrid w:val="0"/>
        <w:spacing w:line="300" w:lineRule="auto"/>
        <w:ind w:firstLineChars="200" w:firstLine="480"/>
        <w:jc w:val="left"/>
        <w:rPr>
          <w:ins w:id="70" w:author="lff" w:date="2020-03-20T11:26:00Z"/>
          <w:rFonts w:ascii="宋体" w:hAnsi="宋体" w:hint="eastAsia"/>
          <w:sz w:val="24"/>
        </w:rPr>
      </w:pPr>
      <w:r>
        <w:rPr>
          <w:rFonts w:ascii="宋体" w:hAnsi="宋体" w:hint="eastAsia"/>
          <w:sz w:val="24"/>
        </w:rPr>
        <w:t>系统共有三类用户，教练和学员属于典型的多对多关系，为了在系统中突出这一层关系，需要设计中间连接表来关联这一层关系，学员和教练作为驾校的主要人群，需要管理更多的用户信息，为了更好的实现多对多的关系，需要</w:t>
      </w:r>
      <w:r w:rsidR="00605D24">
        <w:rPr>
          <w:rFonts w:ascii="宋体" w:hAnsi="宋体" w:hint="eastAsia"/>
          <w:sz w:val="24"/>
        </w:rPr>
        <w:t>单独根据用户信息的需求设计学员、教练、管理员的信息表，由于管理员信息不是系统的主体业务，结构相对简单，不再列出，学员信息表（</w:t>
      </w:r>
      <w:proofErr w:type="spellStart"/>
      <w:r w:rsidR="00605D24" w:rsidRPr="00605D24">
        <w:rPr>
          <w:rFonts w:ascii="宋体" w:hAnsi="宋体"/>
          <w:sz w:val="24"/>
        </w:rPr>
        <w:t>driver_student_archives</w:t>
      </w:r>
      <w:proofErr w:type="spellEnd"/>
      <w:r w:rsidR="00605D24">
        <w:rPr>
          <w:rFonts w:ascii="宋体" w:hAnsi="宋体" w:hint="eastAsia"/>
          <w:sz w:val="24"/>
        </w:rPr>
        <w:t>）和教练信息表（</w:t>
      </w:r>
      <w:proofErr w:type="spellStart"/>
      <w:r w:rsidR="00605D24" w:rsidRPr="00605D24">
        <w:rPr>
          <w:rFonts w:ascii="宋体" w:hAnsi="宋体"/>
          <w:sz w:val="24"/>
        </w:rPr>
        <w:t>driver_coach_archives</w:t>
      </w:r>
      <w:proofErr w:type="spellEnd"/>
      <w:r w:rsidR="00605D24">
        <w:rPr>
          <w:rFonts w:ascii="宋体" w:hAnsi="宋体" w:hint="eastAsia"/>
          <w:sz w:val="24"/>
        </w:rPr>
        <w:t>）的数据字典</w:t>
      </w:r>
      <w:proofErr w:type="gramStart"/>
      <w:r w:rsidR="00605D24">
        <w:rPr>
          <w:rFonts w:ascii="宋体" w:hAnsi="宋体" w:hint="eastAsia"/>
          <w:sz w:val="24"/>
        </w:rPr>
        <w:t>分别如</w:t>
      </w:r>
      <w:proofErr w:type="gramEnd"/>
      <w:r w:rsidR="00605D24">
        <w:rPr>
          <w:rFonts w:ascii="宋体" w:hAnsi="宋体" w:hint="eastAsia"/>
          <w:sz w:val="24"/>
        </w:rPr>
        <w:t>表</w:t>
      </w:r>
      <w:r w:rsidR="00605D24">
        <w:rPr>
          <w:rFonts w:ascii="宋体" w:hAnsi="宋体"/>
          <w:sz w:val="24"/>
        </w:rPr>
        <w:t>2</w:t>
      </w:r>
      <w:r w:rsidR="00605D24">
        <w:rPr>
          <w:rFonts w:ascii="宋体" w:hAnsi="宋体" w:hint="eastAsia"/>
          <w:sz w:val="24"/>
        </w:rPr>
        <w:t>和表</w:t>
      </w:r>
      <w:r w:rsidR="00605D24">
        <w:rPr>
          <w:rFonts w:ascii="宋体" w:hAnsi="宋体"/>
          <w:sz w:val="24"/>
        </w:rPr>
        <w:t>3</w:t>
      </w:r>
      <w:r w:rsidR="00605D24">
        <w:rPr>
          <w:rFonts w:ascii="宋体" w:hAnsi="宋体" w:hint="eastAsia"/>
          <w:sz w:val="24"/>
        </w:rPr>
        <w:t>所示。</w:t>
      </w:r>
    </w:p>
    <w:p w14:paraId="2CB05FCF" w14:textId="055844E5" w:rsidR="003C664A" w:rsidRDefault="003C664A" w:rsidP="003C664A">
      <w:pPr>
        <w:adjustRightInd w:val="0"/>
        <w:snapToGrid w:val="0"/>
        <w:spacing w:line="300" w:lineRule="auto"/>
        <w:jc w:val="center"/>
        <w:rPr>
          <w:rFonts w:ascii="宋体" w:hAnsi="宋体"/>
          <w:sz w:val="24"/>
        </w:rPr>
        <w:pPrChange w:id="71" w:author="lff" w:date="2020-03-20T11:26:00Z">
          <w:pPr>
            <w:adjustRightInd w:val="0"/>
            <w:snapToGrid w:val="0"/>
            <w:spacing w:line="300" w:lineRule="auto"/>
            <w:ind w:firstLineChars="200" w:firstLine="482"/>
            <w:jc w:val="left"/>
          </w:pPr>
        </w:pPrChange>
      </w:pPr>
      <w:ins w:id="72" w:author="lff" w:date="2020-03-20T11:26:00Z">
        <w:r w:rsidRPr="003C664A">
          <w:rPr>
            <w:rFonts w:ascii="宋体" w:hAnsi="宋体" w:hint="eastAsia"/>
            <w:b/>
            <w:bCs/>
            <w:sz w:val="24"/>
          </w:rPr>
          <w:t>表</w:t>
        </w:r>
        <w:r w:rsidRPr="003C664A">
          <w:rPr>
            <w:rFonts w:ascii="宋体" w:hAnsi="宋体"/>
            <w:b/>
            <w:bCs/>
            <w:sz w:val="24"/>
          </w:rPr>
          <w:t xml:space="preserve">2  </w:t>
        </w:r>
        <w:r w:rsidRPr="003C664A">
          <w:rPr>
            <w:rFonts w:ascii="宋体" w:hAnsi="宋体" w:hint="eastAsia"/>
            <w:b/>
            <w:bCs/>
            <w:sz w:val="24"/>
          </w:rPr>
          <w:t>学员信息表（</w:t>
        </w:r>
        <w:proofErr w:type="spellStart"/>
        <w:r w:rsidRPr="003C664A">
          <w:rPr>
            <w:rFonts w:ascii="宋体" w:hAnsi="宋体"/>
            <w:b/>
            <w:bCs/>
            <w:sz w:val="24"/>
          </w:rPr>
          <w:t>driver_student_archives</w:t>
        </w:r>
        <w:proofErr w:type="spellEnd"/>
        <w:r w:rsidRPr="003C664A">
          <w:rPr>
            <w:rFonts w:ascii="宋体" w:hAnsi="宋体" w:hint="eastAsia"/>
            <w:b/>
            <w:bCs/>
            <w:sz w:val="24"/>
          </w:rPr>
          <w:t>）</w:t>
        </w:r>
      </w:ins>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6"/>
        <w:gridCol w:w="1422"/>
        <w:gridCol w:w="640"/>
        <w:gridCol w:w="1255"/>
        <w:gridCol w:w="641"/>
        <w:gridCol w:w="949"/>
        <w:gridCol w:w="822"/>
        <w:gridCol w:w="1644"/>
      </w:tblGrid>
      <w:tr w:rsidR="003B14F3" w:rsidRPr="003B14F3" w14:paraId="381ED5E4" w14:textId="77777777" w:rsidTr="00333583">
        <w:trPr>
          <w:trHeight w:val="483"/>
        </w:trPr>
        <w:tc>
          <w:tcPr>
            <w:tcW w:w="1446" w:type="dxa"/>
            <w:shd w:val="clear" w:color="auto" w:fill="auto"/>
            <w:vAlign w:val="center"/>
          </w:tcPr>
          <w:p w14:paraId="7EDDA26A"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字段名</w:t>
            </w:r>
          </w:p>
        </w:tc>
        <w:tc>
          <w:tcPr>
            <w:tcW w:w="1422" w:type="dxa"/>
            <w:shd w:val="clear" w:color="auto" w:fill="auto"/>
            <w:vAlign w:val="center"/>
          </w:tcPr>
          <w:p w14:paraId="17ACAF87"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w:t>
            </w:r>
          </w:p>
          <w:p w14:paraId="56D67AA0"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类型</w:t>
            </w:r>
          </w:p>
        </w:tc>
        <w:tc>
          <w:tcPr>
            <w:tcW w:w="640" w:type="dxa"/>
            <w:shd w:val="clear" w:color="auto" w:fill="auto"/>
            <w:vAlign w:val="center"/>
          </w:tcPr>
          <w:p w14:paraId="7D2B28E2"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长度</w:t>
            </w:r>
          </w:p>
        </w:tc>
        <w:tc>
          <w:tcPr>
            <w:tcW w:w="1255" w:type="dxa"/>
            <w:tcBorders>
              <w:bottom w:val="single" w:sz="4" w:space="0" w:color="auto"/>
            </w:tcBorders>
            <w:shd w:val="clear" w:color="auto" w:fill="auto"/>
            <w:vAlign w:val="center"/>
          </w:tcPr>
          <w:p w14:paraId="7BCC615B"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默认值</w:t>
            </w:r>
          </w:p>
        </w:tc>
        <w:tc>
          <w:tcPr>
            <w:tcW w:w="641" w:type="dxa"/>
            <w:shd w:val="clear" w:color="auto" w:fill="auto"/>
            <w:vAlign w:val="center"/>
          </w:tcPr>
          <w:p w14:paraId="6ABFD89E"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允许</w:t>
            </w:r>
          </w:p>
          <w:p w14:paraId="5CE60947"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为空</w:t>
            </w:r>
          </w:p>
        </w:tc>
        <w:tc>
          <w:tcPr>
            <w:tcW w:w="949" w:type="dxa"/>
            <w:shd w:val="clear" w:color="auto" w:fill="auto"/>
            <w:vAlign w:val="center"/>
          </w:tcPr>
          <w:p w14:paraId="7FFEC780"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自动递增</w:t>
            </w:r>
          </w:p>
        </w:tc>
        <w:tc>
          <w:tcPr>
            <w:tcW w:w="822" w:type="dxa"/>
            <w:shd w:val="clear" w:color="auto" w:fill="auto"/>
            <w:vAlign w:val="center"/>
          </w:tcPr>
          <w:p w14:paraId="6C386A1D"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w:t>
            </w:r>
            <w:proofErr w:type="gramStart"/>
            <w:r w:rsidRPr="00A305D8">
              <w:rPr>
                <w:rFonts w:ascii="宋体" w:hAnsi="宋体" w:hint="eastAsia"/>
                <w:sz w:val="18"/>
                <w:szCs w:val="18"/>
              </w:rPr>
              <w:t>外键</w:t>
            </w:r>
            <w:proofErr w:type="gramEnd"/>
          </w:p>
        </w:tc>
        <w:tc>
          <w:tcPr>
            <w:tcW w:w="1644" w:type="dxa"/>
            <w:shd w:val="clear" w:color="auto" w:fill="auto"/>
            <w:vAlign w:val="center"/>
          </w:tcPr>
          <w:p w14:paraId="4B4BDB09"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备注</w:t>
            </w:r>
          </w:p>
        </w:tc>
      </w:tr>
      <w:tr w:rsidR="003B14F3" w:rsidRPr="003B14F3" w14:paraId="7B4299DA" w14:textId="77777777" w:rsidTr="00333583">
        <w:trPr>
          <w:trHeight w:val="483"/>
        </w:trPr>
        <w:tc>
          <w:tcPr>
            <w:tcW w:w="1446" w:type="dxa"/>
            <w:shd w:val="clear" w:color="auto" w:fill="auto"/>
            <w:vAlign w:val="center"/>
          </w:tcPr>
          <w:p w14:paraId="12005BB4"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id</w:t>
            </w:r>
          </w:p>
        </w:tc>
        <w:tc>
          <w:tcPr>
            <w:tcW w:w="1422" w:type="dxa"/>
            <w:shd w:val="clear" w:color="auto" w:fill="auto"/>
            <w:vAlign w:val="center"/>
          </w:tcPr>
          <w:p w14:paraId="32CAD3FF"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40" w:type="dxa"/>
            <w:shd w:val="clear" w:color="auto" w:fill="auto"/>
            <w:vAlign w:val="center"/>
          </w:tcPr>
          <w:p w14:paraId="2A339BAE"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255" w:type="dxa"/>
            <w:tcBorders>
              <w:bottom w:val="single" w:sz="4" w:space="0" w:color="auto"/>
              <w:tr2bl w:val="single" w:sz="4" w:space="0" w:color="auto"/>
            </w:tcBorders>
            <w:shd w:val="clear" w:color="auto" w:fill="auto"/>
            <w:vAlign w:val="center"/>
          </w:tcPr>
          <w:p w14:paraId="18E824FA" w14:textId="77777777" w:rsidR="00605D24" w:rsidRPr="00A305D8" w:rsidRDefault="00605D24" w:rsidP="003B14F3">
            <w:pPr>
              <w:adjustRightInd w:val="0"/>
              <w:snapToGrid w:val="0"/>
              <w:spacing w:line="300" w:lineRule="auto"/>
              <w:jc w:val="center"/>
              <w:rPr>
                <w:rFonts w:ascii="宋体" w:hAnsi="宋体"/>
                <w:sz w:val="18"/>
                <w:szCs w:val="18"/>
              </w:rPr>
            </w:pPr>
          </w:p>
        </w:tc>
        <w:tc>
          <w:tcPr>
            <w:tcW w:w="641" w:type="dxa"/>
            <w:shd w:val="clear" w:color="auto" w:fill="auto"/>
            <w:vAlign w:val="center"/>
          </w:tcPr>
          <w:p w14:paraId="1CDF383B"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949" w:type="dxa"/>
            <w:tcBorders>
              <w:bottom w:val="single" w:sz="4" w:space="0" w:color="auto"/>
            </w:tcBorders>
            <w:shd w:val="clear" w:color="auto" w:fill="auto"/>
            <w:vAlign w:val="center"/>
          </w:tcPr>
          <w:p w14:paraId="3A7CE5C2"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822" w:type="dxa"/>
            <w:tcBorders>
              <w:bottom w:val="single" w:sz="4" w:space="0" w:color="auto"/>
            </w:tcBorders>
            <w:shd w:val="clear" w:color="auto" w:fill="auto"/>
            <w:vAlign w:val="center"/>
          </w:tcPr>
          <w:p w14:paraId="64871166"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P</w:t>
            </w:r>
          </w:p>
        </w:tc>
        <w:tc>
          <w:tcPr>
            <w:tcW w:w="1644" w:type="dxa"/>
            <w:shd w:val="clear" w:color="auto" w:fill="auto"/>
            <w:vAlign w:val="center"/>
          </w:tcPr>
          <w:p w14:paraId="2CB372A9"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主键i</w:t>
            </w:r>
            <w:r w:rsidRPr="00A305D8">
              <w:rPr>
                <w:rFonts w:ascii="宋体" w:hAnsi="宋体"/>
                <w:sz w:val="18"/>
                <w:szCs w:val="18"/>
              </w:rPr>
              <w:t>d</w:t>
            </w:r>
          </w:p>
        </w:tc>
      </w:tr>
      <w:tr w:rsidR="003B14F3" w:rsidRPr="003B14F3" w14:paraId="621E6E89" w14:textId="77777777" w:rsidTr="00333583">
        <w:trPr>
          <w:trHeight w:val="483"/>
        </w:trPr>
        <w:tc>
          <w:tcPr>
            <w:tcW w:w="1446" w:type="dxa"/>
            <w:shd w:val="clear" w:color="auto" w:fill="auto"/>
            <w:vAlign w:val="center"/>
          </w:tcPr>
          <w:p w14:paraId="451545F1" w14:textId="5D19FF0A" w:rsidR="00605D24" w:rsidRPr="00A305D8" w:rsidRDefault="00605D24" w:rsidP="003B14F3">
            <w:pPr>
              <w:adjustRightInd w:val="0"/>
              <w:snapToGrid w:val="0"/>
              <w:spacing w:line="300" w:lineRule="auto"/>
              <w:jc w:val="center"/>
              <w:rPr>
                <w:rFonts w:ascii="宋体" w:hAnsi="宋体"/>
                <w:sz w:val="18"/>
                <w:szCs w:val="18"/>
              </w:rPr>
            </w:pPr>
            <w:proofErr w:type="spellStart"/>
            <w:r w:rsidRPr="00A305D8">
              <w:rPr>
                <w:rFonts w:ascii="宋体" w:hAnsi="宋体" w:hint="eastAsia"/>
                <w:sz w:val="18"/>
                <w:szCs w:val="18"/>
              </w:rPr>
              <w:t>user</w:t>
            </w:r>
            <w:r w:rsidRPr="00A305D8">
              <w:rPr>
                <w:rFonts w:ascii="宋体" w:hAnsi="宋体"/>
                <w:sz w:val="18"/>
                <w:szCs w:val="18"/>
              </w:rPr>
              <w:t>_id</w:t>
            </w:r>
            <w:proofErr w:type="spellEnd"/>
          </w:p>
        </w:tc>
        <w:tc>
          <w:tcPr>
            <w:tcW w:w="1422" w:type="dxa"/>
            <w:shd w:val="clear" w:color="auto" w:fill="auto"/>
            <w:vAlign w:val="center"/>
          </w:tcPr>
          <w:p w14:paraId="5C29113B" w14:textId="4012F05C"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40" w:type="dxa"/>
            <w:shd w:val="clear" w:color="auto" w:fill="auto"/>
            <w:vAlign w:val="center"/>
          </w:tcPr>
          <w:p w14:paraId="2E86E6BE" w14:textId="03DF2984"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255" w:type="dxa"/>
            <w:tcBorders>
              <w:bottom w:val="single" w:sz="4" w:space="0" w:color="auto"/>
              <w:tr2bl w:val="single" w:sz="4" w:space="0" w:color="auto"/>
            </w:tcBorders>
            <w:shd w:val="clear" w:color="auto" w:fill="auto"/>
            <w:vAlign w:val="center"/>
          </w:tcPr>
          <w:p w14:paraId="084EC67E" w14:textId="234862E7" w:rsidR="00605D24" w:rsidRPr="00A305D8" w:rsidRDefault="00605D24" w:rsidP="003B14F3">
            <w:pPr>
              <w:adjustRightInd w:val="0"/>
              <w:snapToGrid w:val="0"/>
              <w:spacing w:line="300" w:lineRule="auto"/>
              <w:jc w:val="center"/>
              <w:rPr>
                <w:rFonts w:ascii="宋体" w:hAnsi="宋体"/>
                <w:sz w:val="18"/>
                <w:szCs w:val="18"/>
              </w:rPr>
            </w:pPr>
          </w:p>
        </w:tc>
        <w:tc>
          <w:tcPr>
            <w:tcW w:w="641" w:type="dxa"/>
            <w:shd w:val="clear" w:color="auto" w:fill="auto"/>
            <w:vAlign w:val="center"/>
          </w:tcPr>
          <w:p w14:paraId="51217D7B" w14:textId="1A6D22B2"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49" w:type="dxa"/>
            <w:tcBorders>
              <w:bottom w:val="single" w:sz="4" w:space="0" w:color="auto"/>
              <w:tr2bl w:val="single" w:sz="4" w:space="0" w:color="auto"/>
            </w:tcBorders>
            <w:shd w:val="clear" w:color="auto" w:fill="auto"/>
            <w:vAlign w:val="center"/>
          </w:tcPr>
          <w:p w14:paraId="0CD7A9E2" w14:textId="03B6E2BB" w:rsidR="00605D24" w:rsidRPr="00A305D8" w:rsidRDefault="00605D24" w:rsidP="003B14F3">
            <w:pPr>
              <w:adjustRightInd w:val="0"/>
              <w:snapToGrid w:val="0"/>
              <w:spacing w:line="300" w:lineRule="auto"/>
              <w:jc w:val="center"/>
              <w:rPr>
                <w:rFonts w:ascii="宋体" w:hAnsi="宋体"/>
                <w:sz w:val="18"/>
                <w:szCs w:val="18"/>
              </w:rPr>
            </w:pPr>
          </w:p>
        </w:tc>
        <w:tc>
          <w:tcPr>
            <w:tcW w:w="822" w:type="dxa"/>
            <w:tcBorders>
              <w:bottom w:val="single" w:sz="4" w:space="0" w:color="auto"/>
              <w:tr2bl w:val="nil"/>
            </w:tcBorders>
            <w:shd w:val="clear" w:color="auto" w:fill="auto"/>
            <w:vAlign w:val="center"/>
          </w:tcPr>
          <w:p w14:paraId="489D008B" w14:textId="65489AA8"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644" w:type="dxa"/>
            <w:shd w:val="clear" w:color="auto" w:fill="auto"/>
            <w:vAlign w:val="center"/>
          </w:tcPr>
          <w:p w14:paraId="4A2AAC3D" w14:textId="38DF7756" w:rsidR="00605D24" w:rsidRPr="00A305D8" w:rsidRDefault="00605D24" w:rsidP="003B14F3">
            <w:pPr>
              <w:adjustRightInd w:val="0"/>
              <w:snapToGrid w:val="0"/>
              <w:spacing w:line="300" w:lineRule="auto"/>
              <w:jc w:val="center"/>
              <w:rPr>
                <w:rFonts w:ascii="宋体" w:hAnsi="宋体"/>
                <w:sz w:val="18"/>
                <w:szCs w:val="18"/>
              </w:rPr>
            </w:pPr>
            <w:proofErr w:type="gramStart"/>
            <w:r w:rsidRPr="00A305D8">
              <w:rPr>
                <w:rFonts w:ascii="宋体" w:hAnsi="宋体" w:hint="eastAsia"/>
                <w:sz w:val="18"/>
                <w:szCs w:val="18"/>
              </w:rPr>
              <w:t>用户表主键</w:t>
            </w:r>
            <w:proofErr w:type="gramEnd"/>
          </w:p>
        </w:tc>
      </w:tr>
      <w:tr w:rsidR="003B14F3" w:rsidRPr="003B14F3" w14:paraId="0658C2ED" w14:textId="77777777" w:rsidTr="00333583">
        <w:trPr>
          <w:trHeight w:val="483"/>
        </w:trPr>
        <w:tc>
          <w:tcPr>
            <w:tcW w:w="1446" w:type="dxa"/>
            <w:shd w:val="clear" w:color="auto" w:fill="auto"/>
            <w:vAlign w:val="center"/>
          </w:tcPr>
          <w:p w14:paraId="44835775" w14:textId="1BE8EFFE" w:rsidR="00605D24" w:rsidRPr="00A305D8" w:rsidRDefault="0097080B" w:rsidP="003B14F3">
            <w:pPr>
              <w:adjustRightInd w:val="0"/>
              <w:snapToGrid w:val="0"/>
              <w:spacing w:line="300" w:lineRule="auto"/>
              <w:jc w:val="center"/>
              <w:rPr>
                <w:rFonts w:ascii="宋体" w:hAnsi="宋体"/>
                <w:sz w:val="18"/>
                <w:szCs w:val="18"/>
              </w:rPr>
            </w:pPr>
            <w:proofErr w:type="spellStart"/>
            <w:r w:rsidRPr="00A305D8">
              <w:rPr>
                <w:rFonts w:ascii="宋体" w:hAnsi="宋体"/>
                <w:sz w:val="18"/>
                <w:szCs w:val="18"/>
              </w:rPr>
              <w:t>RFID_card_id</w:t>
            </w:r>
            <w:proofErr w:type="spellEnd"/>
          </w:p>
        </w:tc>
        <w:tc>
          <w:tcPr>
            <w:tcW w:w="1422" w:type="dxa"/>
            <w:shd w:val="clear" w:color="auto" w:fill="auto"/>
            <w:vAlign w:val="center"/>
          </w:tcPr>
          <w:p w14:paraId="7DBF0D99" w14:textId="562326DC"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40" w:type="dxa"/>
            <w:shd w:val="clear" w:color="auto" w:fill="auto"/>
            <w:vAlign w:val="center"/>
          </w:tcPr>
          <w:p w14:paraId="2579AE94" w14:textId="0D4F6137"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255" w:type="dxa"/>
            <w:tcBorders>
              <w:bottom w:val="single" w:sz="4" w:space="0" w:color="auto"/>
              <w:tr2bl w:val="single" w:sz="4" w:space="0" w:color="auto"/>
            </w:tcBorders>
            <w:shd w:val="clear" w:color="auto" w:fill="auto"/>
            <w:vAlign w:val="center"/>
          </w:tcPr>
          <w:p w14:paraId="482B3151" w14:textId="77777777" w:rsidR="00605D24" w:rsidRPr="00A305D8" w:rsidRDefault="00605D24" w:rsidP="003B14F3">
            <w:pPr>
              <w:adjustRightInd w:val="0"/>
              <w:snapToGrid w:val="0"/>
              <w:spacing w:line="300" w:lineRule="auto"/>
              <w:jc w:val="center"/>
              <w:rPr>
                <w:rFonts w:ascii="宋体" w:hAnsi="宋体"/>
                <w:sz w:val="18"/>
                <w:szCs w:val="18"/>
              </w:rPr>
            </w:pPr>
          </w:p>
        </w:tc>
        <w:tc>
          <w:tcPr>
            <w:tcW w:w="641" w:type="dxa"/>
            <w:shd w:val="clear" w:color="auto" w:fill="auto"/>
            <w:vAlign w:val="center"/>
          </w:tcPr>
          <w:p w14:paraId="3C0FCA31"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949" w:type="dxa"/>
            <w:tcBorders>
              <w:tr2bl w:val="single" w:sz="4" w:space="0" w:color="auto"/>
            </w:tcBorders>
            <w:shd w:val="clear" w:color="auto" w:fill="auto"/>
            <w:vAlign w:val="center"/>
          </w:tcPr>
          <w:p w14:paraId="44CC8481" w14:textId="39513F64" w:rsidR="00605D24" w:rsidRPr="00A305D8" w:rsidRDefault="00605D24" w:rsidP="003B14F3">
            <w:pPr>
              <w:adjustRightInd w:val="0"/>
              <w:snapToGrid w:val="0"/>
              <w:spacing w:line="300" w:lineRule="auto"/>
              <w:jc w:val="center"/>
              <w:rPr>
                <w:rFonts w:ascii="宋体" w:hAnsi="宋体"/>
                <w:sz w:val="18"/>
                <w:szCs w:val="18"/>
              </w:rPr>
            </w:pPr>
          </w:p>
        </w:tc>
        <w:tc>
          <w:tcPr>
            <w:tcW w:w="822" w:type="dxa"/>
            <w:tcBorders>
              <w:tr2bl w:val="nil"/>
            </w:tcBorders>
            <w:shd w:val="clear" w:color="auto" w:fill="auto"/>
            <w:vAlign w:val="center"/>
          </w:tcPr>
          <w:p w14:paraId="7504265F" w14:textId="06258B35"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644" w:type="dxa"/>
            <w:shd w:val="clear" w:color="auto" w:fill="auto"/>
            <w:vAlign w:val="center"/>
          </w:tcPr>
          <w:p w14:paraId="4778F4EB" w14:textId="4916ECE4"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R</w:t>
            </w:r>
            <w:r w:rsidRPr="00A305D8">
              <w:rPr>
                <w:rFonts w:ascii="宋体" w:hAnsi="宋体"/>
                <w:sz w:val="18"/>
                <w:szCs w:val="18"/>
              </w:rPr>
              <w:t>FID</w:t>
            </w:r>
            <w:proofErr w:type="gramStart"/>
            <w:r w:rsidRPr="00A305D8">
              <w:rPr>
                <w:rFonts w:ascii="宋体" w:hAnsi="宋体" w:hint="eastAsia"/>
                <w:sz w:val="18"/>
                <w:szCs w:val="18"/>
              </w:rPr>
              <w:t>卡片表主键</w:t>
            </w:r>
            <w:proofErr w:type="gramEnd"/>
          </w:p>
        </w:tc>
      </w:tr>
      <w:tr w:rsidR="003B14F3" w:rsidRPr="003B14F3" w14:paraId="55AEC664" w14:textId="77777777" w:rsidTr="00333583">
        <w:trPr>
          <w:trHeight w:val="483"/>
        </w:trPr>
        <w:tc>
          <w:tcPr>
            <w:tcW w:w="1446" w:type="dxa"/>
            <w:shd w:val="clear" w:color="auto" w:fill="auto"/>
            <w:vAlign w:val="center"/>
          </w:tcPr>
          <w:p w14:paraId="163AB2A0" w14:textId="4F8CFE38" w:rsidR="00605D24" w:rsidRPr="00A305D8" w:rsidRDefault="0097080B" w:rsidP="003B14F3">
            <w:pPr>
              <w:adjustRightInd w:val="0"/>
              <w:snapToGrid w:val="0"/>
              <w:spacing w:line="300" w:lineRule="auto"/>
              <w:jc w:val="center"/>
              <w:rPr>
                <w:rFonts w:ascii="宋体" w:hAnsi="宋体"/>
                <w:sz w:val="18"/>
                <w:szCs w:val="18"/>
              </w:rPr>
            </w:pPr>
            <w:proofErr w:type="spellStart"/>
            <w:r w:rsidRPr="00A305D8">
              <w:rPr>
                <w:rFonts w:ascii="宋体" w:hAnsi="宋体" w:hint="eastAsia"/>
                <w:sz w:val="18"/>
                <w:szCs w:val="18"/>
              </w:rPr>
              <w:t>real</w:t>
            </w:r>
            <w:r w:rsidRPr="00A305D8">
              <w:rPr>
                <w:rFonts w:ascii="宋体" w:hAnsi="宋体"/>
                <w:sz w:val="18"/>
                <w:szCs w:val="18"/>
              </w:rPr>
              <w:t>_name</w:t>
            </w:r>
            <w:proofErr w:type="spellEnd"/>
          </w:p>
        </w:tc>
        <w:tc>
          <w:tcPr>
            <w:tcW w:w="1422" w:type="dxa"/>
            <w:shd w:val="clear" w:color="auto" w:fill="auto"/>
            <w:vAlign w:val="center"/>
          </w:tcPr>
          <w:p w14:paraId="64E36443"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40" w:type="dxa"/>
            <w:tcBorders>
              <w:bottom w:val="single" w:sz="4" w:space="0" w:color="auto"/>
            </w:tcBorders>
            <w:shd w:val="clear" w:color="auto" w:fill="auto"/>
            <w:vAlign w:val="center"/>
          </w:tcPr>
          <w:p w14:paraId="028A4AC4" w14:textId="22464C9D"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sz w:val="18"/>
                <w:szCs w:val="18"/>
              </w:rPr>
              <w:t>50</w:t>
            </w:r>
          </w:p>
        </w:tc>
        <w:tc>
          <w:tcPr>
            <w:tcW w:w="1255" w:type="dxa"/>
            <w:tcBorders>
              <w:tr2bl w:val="nil"/>
            </w:tcBorders>
            <w:shd w:val="clear" w:color="auto" w:fill="auto"/>
            <w:vAlign w:val="center"/>
          </w:tcPr>
          <w:p w14:paraId="0E62EE50" w14:textId="7F76B3FC"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ULL</w:t>
            </w:r>
          </w:p>
        </w:tc>
        <w:tc>
          <w:tcPr>
            <w:tcW w:w="641" w:type="dxa"/>
            <w:shd w:val="clear" w:color="auto" w:fill="auto"/>
            <w:vAlign w:val="center"/>
          </w:tcPr>
          <w:p w14:paraId="045D33E2" w14:textId="6D4399A7"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sz w:val="18"/>
                <w:szCs w:val="18"/>
              </w:rPr>
              <w:t>YES</w:t>
            </w:r>
          </w:p>
        </w:tc>
        <w:tc>
          <w:tcPr>
            <w:tcW w:w="949" w:type="dxa"/>
            <w:shd w:val="clear" w:color="auto" w:fill="auto"/>
            <w:vAlign w:val="center"/>
          </w:tcPr>
          <w:p w14:paraId="069C0DCB"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22" w:type="dxa"/>
            <w:tcBorders>
              <w:tr2bl w:val="single" w:sz="4" w:space="0" w:color="auto"/>
            </w:tcBorders>
            <w:shd w:val="clear" w:color="auto" w:fill="auto"/>
            <w:vAlign w:val="center"/>
          </w:tcPr>
          <w:p w14:paraId="2BC9CA10" w14:textId="77777777" w:rsidR="00605D24" w:rsidRPr="00A305D8" w:rsidRDefault="00605D24"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417C394B" w14:textId="37A9572B"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真实姓名</w:t>
            </w:r>
          </w:p>
        </w:tc>
      </w:tr>
      <w:tr w:rsidR="003B14F3" w:rsidRPr="003B14F3" w14:paraId="30DF7565" w14:textId="77777777" w:rsidTr="00333583">
        <w:trPr>
          <w:trHeight w:val="483"/>
        </w:trPr>
        <w:tc>
          <w:tcPr>
            <w:tcW w:w="1446" w:type="dxa"/>
            <w:shd w:val="clear" w:color="auto" w:fill="auto"/>
            <w:vAlign w:val="center"/>
          </w:tcPr>
          <w:p w14:paraId="2CFDC37F" w14:textId="6E188FA8"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sz w:val="18"/>
                <w:szCs w:val="18"/>
              </w:rPr>
              <w:t>birthday</w:t>
            </w:r>
          </w:p>
        </w:tc>
        <w:tc>
          <w:tcPr>
            <w:tcW w:w="1422" w:type="dxa"/>
            <w:shd w:val="clear" w:color="auto" w:fill="auto"/>
            <w:vAlign w:val="center"/>
          </w:tcPr>
          <w:p w14:paraId="1E419876" w14:textId="616FD2B8" w:rsidR="00605D24" w:rsidRPr="00A305D8" w:rsidRDefault="0034040B"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datetime</w:t>
            </w:r>
          </w:p>
        </w:tc>
        <w:tc>
          <w:tcPr>
            <w:tcW w:w="640" w:type="dxa"/>
            <w:tcBorders>
              <w:tr2bl w:val="single" w:sz="4" w:space="0" w:color="auto"/>
            </w:tcBorders>
            <w:shd w:val="clear" w:color="auto" w:fill="auto"/>
            <w:vAlign w:val="center"/>
          </w:tcPr>
          <w:p w14:paraId="5582989E" w14:textId="1A4E65ED" w:rsidR="00605D24" w:rsidRPr="00A305D8" w:rsidRDefault="00605D24" w:rsidP="003B14F3">
            <w:pPr>
              <w:adjustRightInd w:val="0"/>
              <w:snapToGrid w:val="0"/>
              <w:spacing w:line="300" w:lineRule="auto"/>
              <w:jc w:val="center"/>
              <w:rPr>
                <w:rFonts w:ascii="宋体" w:hAnsi="宋体"/>
                <w:sz w:val="18"/>
                <w:szCs w:val="18"/>
              </w:rPr>
            </w:pPr>
          </w:p>
        </w:tc>
        <w:tc>
          <w:tcPr>
            <w:tcW w:w="1255" w:type="dxa"/>
            <w:tcBorders>
              <w:bottom w:val="single" w:sz="4" w:space="0" w:color="auto"/>
              <w:tr2bl w:val="single" w:sz="4" w:space="0" w:color="auto"/>
            </w:tcBorders>
            <w:shd w:val="clear" w:color="auto" w:fill="auto"/>
            <w:vAlign w:val="center"/>
          </w:tcPr>
          <w:p w14:paraId="0E25D69E" w14:textId="77777777" w:rsidR="00605D24" w:rsidRPr="00A305D8" w:rsidRDefault="00605D24" w:rsidP="003B14F3">
            <w:pPr>
              <w:adjustRightInd w:val="0"/>
              <w:snapToGrid w:val="0"/>
              <w:spacing w:line="300" w:lineRule="auto"/>
              <w:jc w:val="center"/>
              <w:rPr>
                <w:rFonts w:ascii="宋体" w:hAnsi="宋体"/>
                <w:sz w:val="18"/>
                <w:szCs w:val="18"/>
              </w:rPr>
            </w:pPr>
          </w:p>
        </w:tc>
        <w:tc>
          <w:tcPr>
            <w:tcW w:w="641" w:type="dxa"/>
            <w:shd w:val="clear" w:color="auto" w:fill="auto"/>
            <w:vAlign w:val="center"/>
          </w:tcPr>
          <w:p w14:paraId="5CA7307B" w14:textId="2D64A480"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sz w:val="18"/>
                <w:szCs w:val="18"/>
              </w:rPr>
              <w:t>YES</w:t>
            </w:r>
          </w:p>
        </w:tc>
        <w:tc>
          <w:tcPr>
            <w:tcW w:w="949" w:type="dxa"/>
            <w:shd w:val="clear" w:color="auto" w:fill="auto"/>
            <w:vAlign w:val="center"/>
          </w:tcPr>
          <w:p w14:paraId="14FBCAA9"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22" w:type="dxa"/>
            <w:tcBorders>
              <w:tr2bl w:val="single" w:sz="4" w:space="0" w:color="auto"/>
            </w:tcBorders>
            <w:shd w:val="clear" w:color="auto" w:fill="auto"/>
            <w:vAlign w:val="center"/>
          </w:tcPr>
          <w:p w14:paraId="1A9A5F0F" w14:textId="77777777" w:rsidR="00605D24" w:rsidRPr="00A305D8" w:rsidRDefault="00605D24"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63D65749" w14:textId="4FE397DF"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出生日期</w:t>
            </w:r>
          </w:p>
        </w:tc>
      </w:tr>
      <w:tr w:rsidR="003B14F3" w:rsidRPr="003B14F3" w14:paraId="7D45F1CB" w14:textId="77777777" w:rsidTr="00333583">
        <w:trPr>
          <w:trHeight w:val="483"/>
        </w:trPr>
        <w:tc>
          <w:tcPr>
            <w:tcW w:w="1446" w:type="dxa"/>
            <w:shd w:val="clear" w:color="auto" w:fill="auto"/>
            <w:vAlign w:val="center"/>
          </w:tcPr>
          <w:p w14:paraId="07A7706C" w14:textId="5F279016"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age</w:t>
            </w:r>
          </w:p>
        </w:tc>
        <w:tc>
          <w:tcPr>
            <w:tcW w:w="1422" w:type="dxa"/>
            <w:shd w:val="clear" w:color="auto" w:fill="auto"/>
            <w:vAlign w:val="center"/>
          </w:tcPr>
          <w:p w14:paraId="3D9092B6" w14:textId="44D9B006" w:rsidR="00605D24" w:rsidRPr="00A305D8" w:rsidRDefault="0034040B"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int</w:t>
            </w:r>
          </w:p>
        </w:tc>
        <w:tc>
          <w:tcPr>
            <w:tcW w:w="640" w:type="dxa"/>
            <w:shd w:val="clear" w:color="auto" w:fill="auto"/>
            <w:vAlign w:val="center"/>
          </w:tcPr>
          <w:p w14:paraId="6E5921C9" w14:textId="57C5CA63"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4</w:t>
            </w:r>
          </w:p>
        </w:tc>
        <w:tc>
          <w:tcPr>
            <w:tcW w:w="1255" w:type="dxa"/>
            <w:tcBorders>
              <w:bottom w:val="single" w:sz="4" w:space="0" w:color="auto"/>
              <w:tr2bl w:val="nil"/>
            </w:tcBorders>
            <w:shd w:val="clear" w:color="auto" w:fill="auto"/>
            <w:vAlign w:val="center"/>
          </w:tcPr>
          <w:p w14:paraId="6C721BC5"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41" w:type="dxa"/>
            <w:shd w:val="clear" w:color="auto" w:fill="auto"/>
            <w:vAlign w:val="center"/>
          </w:tcPr>
          <w:p w14:paraId="70A0493A"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949" w:type="dxa"/>
            <w:shd w:val="clear" w:color="auto" w:fill="auto"/>
            <w:vAlign w:val="center"/>
          </w:tcPr>
          <w:p w14:paraId="50262F3B"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22" w:type="dxa"/>
            <w:tcBorders>
              <w:tr2bl w:val="single" w:sz="4" w:space="0" w:color="auto"/>
            </w:tcBorders>
            <w:shd w:val="clear" w:color="auto" w:fill="auto"/>
            <w:vAlign w:val="center"/>
          </w:tcPr>
          <w:p w14:paraId="63EEB955" w14:textId="77777777" w:rsidR="00605D24" w:rsidRPr="00A305D8" w:rsidRDefault="00605D24"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5848D5FB" w14:textId="36C17C16"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年龄</w:t>
            </w:r>
          </w:p>
        </w:tc>
      </w:tr>
      <w:tr w:rsidR="003B14F3" w:rsidRPr="003B14F3" w14:paraId="40AFAA01" w14:textId="77777777" w:rsidTr="00333583">
        <w:trPr>
          <w:trHeight w:val="483"/>
        </w:trPr>
        <w:tc>
          <w:tcPr>
            <w:tcW w:w="1446" w:type="dxa"/>
            <w:shd w:val="clear" w:color="auto" w:fill="auto"/>
            <w:vAlign w:val="center"/>
          </w:tcPr>
          <w:p w14:paraId="7F5A035C" w14:textId="2EE1F6DB"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gender</w:t>
            </w:r>
          </w:p>
        </w:tc>
        <w:tc>
          <w:tcPr>
            <w:tcW w:w="1422" w:type="dxa"/>
            <w:shd w:val="clear" w:color="auto" w:fill="auto"/>
            <w:vAlign w:val="center"/>
          </w:tcPr>
          <w:p w14:paraId="3B3FE220"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40" w:type="dxa"/>
            <w:shd w:val="clear" w:color="auto" w:fill="auto"/>
            <w:vAlign w:val="center"/>
          </w:tcPr>
          <w:p w14:paraId="1CD2A94A" w14:textId="6CE9A6C1"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r w:rsidRPr="00A305D8">
              <w:rPr>
                <w:rFonts w:ascii="宋体" w:hAnsi="宋体"/>
                <w:sz w:val="18"/>
                <w:szCs w:val="18"/>
              </w:rPr>
              <w:t>0</w:t>
            </w:r>
          </w:p>
        </w:tc>
        <w:tc>
          <w:tcPr>
            <w:tcW w:w="1255" w:type="dxa"/>
            <w:tcBorders>
              <w:tr2bl w:val="nil"/>
            </w:tcBorders>
            <w:shd w:val="clear" w:color="auto" w:fill="auto"/>
            <w:vAlign w:val="center"/>
          </w:tcPr>
          <w:p w14:paraId="58B5302E" w14:textId="0B57F57A"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41" w:type="dxa"/>
            <w:shd w:val="clear" w:color="auto" w:fill="auto"/>
            <w:vAlign w:val="center"/>
          </w:tcPr>
          <w:p w14:paraId="3A064CAC"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949" w:type="dxa"/>
            <w:shd w:val="clear" w:color="auto" w:fill="auto"/>
            <w:vAlign w:val="center"/>
          </w:tcPr>
          <w:p w14:paraId="1EB834E8"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22" w:type="dxa"/>
            <w:tcBorders>
              <w:tr2bl w:val="single" w:sz="4" w:space="0" w:color="auto"/>
            </w:tcBorders>
            <w:shd w:val="clear" w:color="auto" w:fill="auto"/>
            <w:vAlign w:val="center"/>
          </w:tcPr>
          <w:p w14:paraId="1BD27AA1" w14:textId="77777777" w:rsidR="00605D24" w:rsidRPr="00A305D8" w:rsidRDefault="00605D24"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34CD3D26" w14:textId="2F79E87C"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性别</w:t>
            </w:r>
          </w:p>
        </w:tc>
      </w:tr>
      <w:tr w:rsidR="003B14F3" w:rsidRPr="003B14F3" w14:paraId="23AC8283" w14:textId="77777777" w:rsidTr="00333583">
        <w:trPr>
          <w:trHeight w:val="483"/>
        </w:trPr>
        <w:tc>
          <w:tcPr>
            <w:tcW w:w="1446" w:type="dxa"/>
            <w:shd w:val="clear" w:color="auto" w:fill="auto"/>
            <w:vAlign w:val="center"/>
          </w:tcPr>
          <w:p w14:paraId="2E19C1FB" w14:textId="7C15B4DA"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lastRenderedPageBreak/>
              <w:t>nation</w:t>
            </w:r>
          </w:p>
        </w:tc>
        <w:tc>
          <w:tcPr>
            <w:tcW w:w="1422" w:type="dxa"/>
            <w:shd w:val="clear" w:color="auto" w:fill="auto"/>
            <w:vAlign w:val="center"/>
          </w:tcPr>
          <w:p w14:paraId="2D3376F4"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40" w:type="dxa"/>
            <w:tcBorders>
              <w:bottom w:val="single" w:sz="4" w:space="0" w:color="auto"/>
            </w:tcBorders>
            <w:shd w:val="clear" w:color="auto" w:fill="auto"/>
            <w:vAlign w:val="center"/>
          </w:tcPr>
          <w:p w14:paraId="2A672E08" w14:textId="0C0B646E"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sz w:val="18"/>
                <w:szCs w:val="18"/>
              </w:rPr>
              <w:t>30</w:t>
            </w:r>
          </w:p>
        </w:tc>
        <w:tc>
          <w:tcPr>
            <w:tcW w:w="1255" w:type="dxa"/>
            <w:tcBorders>
              <w:tr2bl w:val="nil"/>
            </w:tcBorders>
            <w:shd w:val="clear" w:color="auto" w:fill="auto"/>
            <w:vAlign w:val="center"/>
          </w:tcPr>
          <w:p w14:paraId="535DB602" w14:textId="45EFABE7"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41" w:type="dxa"/>
            <w:shd w:val="clear" w:color="auto" w:fill="auto"/>
            <w:vAlign w:val="center"/>
          </w:tcPr>
          <w:p w14:paraId="4D1C410B" w14:textId="74E4C49D"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949" w:type="dxa"/>
            <w:shd w:val="clear" w:color="auto" w:fill="auto"/>
            <w:vAlign w:val="center"/>
          </w:tcPr>
          <w:p w14:paraId="4FF8266D"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22" w:type="dxa"/>
            <w:tcBorders>
              <w:tr2bl w:val="single" w:sz="4" w:space="0" w:color="auto"/>
            </w:tcBorders>
            <w:shd w:val="clear" w:color="auto" w:fill="auto"/>
            <w:vAlign w:val="center"/>
          </w:tcPr>
          <w:p w14:paraId="7DE6FEDB" w14:textId="77777777" w:rsidR="00605D24" w:rsidRPr="00A305D8" w:rsidRDefault="00605D24"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2F1715CF" w14:textId="48304D84"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民族</w:t>
            </w:r>
          </w:p>
        </w:tc>
      </w:tr>
      <w:tr w:rsidR="003B14F3" w:rsidRPr="003B14F3" w14:paraId="5834DF57" w14:textId="77777777" w:rsidTr="00333583">
        <w:trPr>
          <w:trHeight w:val="483"/>
        </w:trPr>
        <w:tc>
          <w:tcPr>
            <w:tcW w:w="1446" w:type="dxa"/>
            <w:shd w:val="clear" w:color="auto" w:fill="auto"/>
            <w:vAlign w:val="center"/>
          </w:tcPr>
          <w:p w14:paraId="2C17AD0A" w14:textId="171E9604"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address</w:t>
            </w:r>
          </w:p>
        </w:tc>
        <w:tc>
          <w:tcPr>
            <w:tcW w:w="1422" w:type="dxa"/>
            <w:shd w:val="clear" w:color="auto" w:fill="auto"/>
            <w:vAlign w:val="center"/>
          </w:tcPr>
          <w:p w14:paraId="23561D1F" w14:textId="6D82D33E" w:rsidR="00605D24" w:rsidRPr="00A305D8" w:rsidRDefault="0034040B" w:rsidP="003B14F3">
            <w:pPr>
              <w:adjustRightInd w:val="0"/>
              <w:snapToGrid w:val="0"/>
              <w:spacing w:line="300" w:lineRule="auto"/>
              <w:jc w:val="center"/>
              <w:rPr>
                <w:rFonts w:ascii="宋体" w:hAnsi="宋体"/>
                <w:caps/>
                <w:sz w:val="18"/>
                <w:szCs w:val="18"/>
              </w:rPr>
            </w:pPr>
            <w:r w:rsidRPr="00A305D8">
              <w:rPr>
                <w:rFonts w:ascii="宋体" w:hAnsi="宋体" w:hint="eastAsia"/>
                <w:sz w:val="18"/>
                <w:szCs w:val="18"/>
              </w:rPr>
              <w:t>V</w:t>
            </w:r>
            <w:r w:rsidRPr="00A305D8">
              <w:rPr>
                <w:rFonts w:ascii="宋体" w:hAnsi="宋体"/>
                <w:sz w:val="18"/>
                <w:szCs w:val="18"/>
              </w:rPr>
              <w:t>ARCHAR</w:t>
            </w:r>
          </w:p>
        </w:tc>
        <w:tc>
          <w:tcPr>
            <w:tcW w:w="640" w:type="dxa"/>
            <w:tcBorders>
              <w:tr2bl w:val="nil"/>
            </w:tcBorders>
            <w:shd w:val="clear" w:color="auto" w:fill="auto"/>
            <w:vAlign w:val="center"/>
          </w:tcPr>
          <w:p w14:paraId="39A7E27D" w14:textId="347D729C"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255" w:type="dxa"/>
            <w:tcBorders>
              <w:tr2bl w:val="nil"/>
            </w:tcBorders>
            <w:shd w:val="clear" w:color="auto" w:fill="auto"/>
            <w:vAlign w:val="center"/>
          </w:tcPr>
          <w:p w14:paraId="78A8A009" w14:textId="3563973E"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41" w:type="dxa"/>
            <w:shd w:val="clear" w:color="auto" w:fill="auto"/>
            <w:vAlign w:val="center"/>
          </w:tcPr>
          <w:p w14:paraId="7810762C" w14:textId="4F1534C0"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949" w:type="dxa"/>
            <w:shd w:val="clear" w:color="auto" w:fill="auto"/>
            <w:vAlign w:val="center"/>
          </w:tcPr>
          <w:p w14:paraId="2A926E65"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22" w:type="dxa"/>
            <w:tcBorders>
              <w:tr2bl w:val="single" w:sz="4" w:space="0" w:color="auto"/>
            </w:tcBorders>
            <w:shd w:val="clear" w:color="auto" w:fill="auto"/>
            <w:vAlign w:val="center"/>
          </w:tcPr>
          <w:p w14:paraId="4EA1EEA2" w14:textId="77777777" w:rsidR="00605D24" w:rsidRPr="00A305D8" w:rsidRDefault="00605D24"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354CA3CE" w14:textId="33D47ED5"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居住地址</w:t>
            </w:r>
          </w:p>
        </w:tc>
      </w:tr>
      <w:tr w:rsidR="003B14F3" w:rsidRPr="003B14F3" w14:paraId="5FA3D398" w14:textId="77777777" w:rsidTr="00333583">
        <w:trPr>
          <w:trHeight w:val="483"/>
        </w:trPr>
        <w:tc>
          <w:tcPr>
            <w:tcW w:w="1446" w:type="dxa"/>
            <w:shd w:val="clear" w:color="auto" w:fill="auto"/>
            <w:vAlign w:val="center"/>
          </w:tcPr>
          <w:p w14:paraId="4C84B684" w14:textId="19995FD3" w:rsidR="0034040B" w:rsidRPr="00A305D8" w:rsidRDefault="0034040B" w:rsidP="003B14F3">
            <w:pPr>
              <w:adjustRightInd w:val="0"/>
              <w:snapToGrid w:val="0"/>
              <w:spacing w:line="300" w:lineRule="auto"/>
              <w:jc w:val="center"/>
              <w:rPr>
                <w:rFonts w:ascii="宋体" w:hAnsi="宋体"/>
                <w:sz w:val="18"/>
                <w:szCs w:val="18"/>
              </w:rPr>
            </w:pPr>
            <w:proofErr w:type="spellStart"/>
            <w:r w:rsidRPr="00A305D8">
              <w:rPr>
                <w:rFonts w:ascii="宋体" w:hAnsi="宋体" w:hint="eastAsia"/>
                <w:sz w:val="18"/>
                <w:szCs w:val="18"/>
              </w:rPr>
              <w:t>paper</w:t>
            </w:r>
            <w:r w:rsidRPr="00A305D8">
              <w:rPr>
                <w:rFonts w:ascii="宋体" w:hAnsi="宋体"/>
                <w:sz w:val="18"/>
                <w:szCs w:val="18"/>
              </w:rPr>
              <w:t>_file_num</w:t>
            </w:r>
            <w:proofErr w:type="spellEnd"/>
          </w:p>
        </w:tc>
        <w:tc>
          <w:tcPr>
            <w:tcW w:w="1422" w:type="dxa"/>
            <w:shd w:val="clear" w:color="auto" w:fill="auto"/>
            <w:vAlign w:val="center"/>
          </w:tcPr>
          <w:p w14:paraId="1A5ABF45" w14:textId="19C90B31"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40" w:type="dxa"/>
            <w:tcBorders>
              <w:tr2bl w:val="nil"/>
            </w:tcBorders>
            <w:shd w:val="clear" w:color="auto" w:fill="auto"/>
            <w:vAlign w:val="center"/>
          </w:tcPr>
          <w:p w14:paraId="26688153" w14:textId="780F0318"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255" w:type="dxa"/>
            <w:tcBorders>
              <w:bottom w:val="single" w:sz="4" w:space="0" w:color="auto"/>
              <w:tr2bl w:val="nil"/>
            </w:tcBorders>
            <w:shd w:val="clear" w:color="auto" w:fill="auto"/>
            <w:vAlign w:val="center"/>
          </w:tcPr>
          <w:p w14:paraId="12361D07" w14:textId="221FDC4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ULL</w:t>
            </w:r>
          </w:p>
        </w:tc>
        <w:tc>
          <w:tcPr>
            <w:tcW w:w="641" w:type="dxa"/>
            <w:shd w:val="clear" w:color="auto" w:fill="auto"/>
            <w:vAlign w:val="center"/>
          </w:tcPr>
          <w:p w14:paraId="41046125" w14:textId="79446F9D"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949" w:type="dxa"/>
            <w:shd w:val="clear" w:color="auto" w:fill="auto"/>
            <w:vAlign w:val="center"/>
          </w:tcPr>
          <w:p w14:paraId="600FACD8" w14:textId="6DDFB4A2"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22" w:type="dxa"/>
            <w:tcBorders>
              <w:bottom w:val="single" w:sz="4" w:space="0" w:color="auto"/>
              <w:tr2bl w:val="single" w:sz="4" w:space="0" w:color="auto"/>
            </w:tcBorders>
            <w:shd w:val="clear" w:color="auto" w:fill="auto"/>
            <w:vAlign w:val="center"/>
          </w:tcPr>
          <w:p w14:paraId="5466C398" w14:textId="77777777" w:rsidR="0034040B" w:rsidRPr="00A305D8" w:rsidRDefault="0034040B"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056A71FE" w14:textId="3EF1D5D8"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纸质档案编号</w:t>
            </w:r>
          </w:p>
        </w:tc>
      </w:tr>
      <w:tr w:rsidR="003B14F3" w:rsidRPr="003B14F3" w14:paraId="123C50DB" w14:textId="77777777" w:rsidTr="00333583">
        <w:trPr>
          <w:trHeight w:val="483"/>
        </w:trPr>
        <w:tc>
          <w:tcPr>
            <w:tcW w:w="1446" w:type="dxa"/>
            <w:shd w:val="clear" w:color="auto" w:fill="auto"/>
            <w:vAlign w:val="center"/>
          </w:tcPr>
          <w:p w14:paraId="7E17CB0B" w14:textId="43A5D4D1" w:rsidR="00D95D4F" w:rsidRPr="00A305D8" w:rsidRDefault="00D95D4F" w:rsidP="003B14F3">
            <w:pPr>
              <w:adjustRightInd w:val="0"/>
              <w:snapToGrid w:val="0"/>
              <w:spacing w:line="300" w:lineRule="auto"/>
              <w:jc w:val="center"/>
              <w:rPr>
                <w:rFonts w:ascii="宋体" w:hAnsi="宋体"/>
                <w:sz w:val="18"/>
                <w:szCs w:val="18"/>
              </w:rPr>
            </w:pPr>
            <w:proofErr w:type="spellStart"/>
            <w:r w:rsidRPr="00A305D8">
              <w:rPr>
                <w:rFonts w:ascii="宋体" w:hAnsi="宋体" w:hint="eastAsia"/>
                <w:sz w:val="18"/>
                <w:szCs w:val="18"/>
              </w:rPr>
              <w:t>register</w:t>
            </w:r>
            <w:r w:rsidRPr="00A305D8">
              <w:rPr>
                <w:rFonts w:ascii="宋体" w:hAnsi="宋体"/>
                <w:sz w:val="18"/>
                <w:szCs w:val="18"/>
              </w:rPr>
              <w:t>_id</w:t>
            </w:r>
            <w:proofErr w:type="spellEnd"/>
          </w:p>
        </w:tc>
        <w:tc>
          <w:tcPr>
            <w:tcW w:w="1422" w:type="dxa"/>
            <w:shd w:val="clear" w:color="auto" w:fill="auto"/>
            <w:vAlign w:val="center"/>
          </w:tcPr>
          <w:p w14:paraId="71D57096" w14:textId="5C119479" w:rsidR="00D95D4F" w:rsidRPr="00A305D8" w:rsidRDefault="00D95D4F"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40" w:type="dxa"/>
            <w:tcBorders>
              <w:bottom w:val="single" w:sz="4" w:space="0" w:color="auto"/>
              <w:tr2bl w:val="nil"/>
            </w:tcBorders>
            <w:shd w:val="clear" w:color="auto" w:fill="auto"/>
            <w:vAlign w:val="center"/>
          </w:tcPr>
          <w:p w14:paraId="244D139E" w14:textId="2979CDA9" w:rsidR="00D95D4F" w:rsidRPr="00A305D8" w:rsidRDefault="00D95D4F"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255" w:type="dxa"/>
            <w:tcBorders>
              <w:tr2bl w:val="single" w:sz="4" w:space="0" w:color="auto"/>
            </w:tcBorders>
            <w:shd w:val="clear" w:color="auto" w:fill="auto"/>
            <w:vAlign w:val="center"/>
          </w:tcPr>
          <w:p w14:paraId="3BF6683E" w14:textId="77777777" w:rsidR="00D95D4F" w:rsidRPr="00A305D8" w:rsidRDefault="00D95D4F" w:rsidP="003B14F3">
            <w:pPr>
              <w:adjustRightInd w:val="0"/>
              <w:snapToGrid w:val="0"/>
              <w:spacing w:line="300" w:lineRule="auto"/>
              <w:jc w:val="center"/>
              <w:rPr>
                <w:rFonts w:ascii="宋体" w:hAnsi="宋体"/>
                <w:sz w:val="18"/>
                <w:szCs w:val="18"/>
              </w:rPr>
            </w:pPr>
          </w:p>
        </w:tc>
        <w:tc>
          <w:tcPr>
            <w:tcW w:w="641" w:type="dxa"/>
            <w:shd w:val="clear" w:color="auto" w:fill="auto"/>
            <w:vAlign w:val="center"/>
          </w:tcPr>
          <w:p w14:paraId="7709F62D" w14:textId="40D38EDB" w:rsidR="00D95D4F" w:rsidRPr="00A305D8" w:rsidRDefault="00D95D4F"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49" w:type="dxa"/>
            <w:shd w:val="clear" w:color="auto" w:fill="auto"/>
            <w:vAlign w:val="center"/>
          </w:tcPr>
          <w:p w14:paraId="54360C84" w14:textId="35F56964" w:rsidR="00D95D4F" w:rsidRPr="00A305D8" w:rsidRDefault="00C3744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22" w:type="dxa"/>
            <w:tcBorders>
              <w:tr2bl w:val="nil"/>
            </w:tcBorders>
            <w:shd w:val="clear" w:color="auto" w:fill="auto"/>
            <w:vAlign w:val="center"/>
          </w:tcPr>
          <w:p w14:paraId="388AFAA5" w14:textId="0F1C45D2" w:rsidR="00D95D4F" w:rsidRPr="00A305D8" w:rsidRDefault="00D95D4F"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644" w:type="dxa"/>
            <w:shd w:val="clear" w:color="auto" w:fill="auto"/>
            <w:vAlign w:val="center"/>
          </w:tcPr>
          <w:p w14:paraId="46BE6BD9" w14:textId="149950B8" w:rsidR="00D95D4F" w:rsidRPr="00A305D8" w:rsidRDefault="007154EC"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报名</w:t>
            </w:r>
            <w:r w:rsidR="00D95D4F" w:rsidRPr="00A305D8">
              <w:rPr>
                <w:rFonts w:ascii="宋体" w:hAnsi="宋体" w:hint="eastAsia"/>
                <w:sz w:val="18"/>
                <w:szCs w:val="18"/>
              </w:rPr>
              <w:t>表主键</w:t>
            </w:r>
          </w:p>
        </w:tc>
      </w:tr>
      <w:tr w:rsidR="003B14F3" w:rsidRPr="003B14F3" w14:paraId="451CBE11" w14:textId="77777777" w:rsidTr="00333583">
        <w:trPr>
          <w:trHeight w:val="483"/>
        </w:trPr>
        <w:tc>
          <w:tcPr>
            <w:tcW w:w="1446" w:type="dxa"/>
            <w:shd w:val="clear" w:color="auto" w:fill="auto"/>
            <w:vAlign w:val="center"/>
          </w:tcPr>
          <w:p w14:paraId="1EE0B70E" w14:textId="03AF0B0F" w:rsidR="0034040B" w:rsidRPr="00A305D8" w:rsidRDefault="0034040B" w:rsidP="003B14F3">
            <w:pPr>
              <w:adjustRightInd w:val="0"/>
              <w:snapToGrid w:val="0"/>
              <w:spacing w:line="300" w:lineRule="auto"/>
              <w:jc w:val="center"/>
              <w:rPr>
                <w:rFonts w:ascii="宋体" w:hAnsi="宋体"/>
                <w:sz w:val="18"/>
                <w:szCs w:val="18"/>
              </w:rPr>
            </w:pPr>
            <w:proofErr w:type="spellStart"/>
            <w:r w:rsidRPr="00A305D8">
              <w:rPr>
                <w:rFonts w:ascii="宋体" w:hAnsi="宋体" w:hint="eastAsia"/>
                <w:sz w:val="18"/>
                <w:szCs w:val="18"/>
              </w:rPr>
              <w:t>c</w:t>
            </w:r>
            <w:r w:rsidRPr="00A305D8">
              <w:rPr>
                <w:rFonts w:ascii="宋体" w:hAnsi="宋体"/>
                <w:sz w:val="18"/>
                <w:szCs w:val="18"/>
              </w:rPr>
              <w:t>reate</w:t>
            </w:r>
            <w:r w:rsidRPr="00A305D8">
              <w:rPr>
                <w:rFonts w:ascii="宋体" w:hAnsi="宋体" w:hint="eastAsia"/>
                <w:sz w:val="18"/>
                <w:szCs w:val="18"/>
              </w:rPr>
              <w:t>d</w:t>
            </w:r>
            <w:r w:rsidRPr="00A305D8">
              <w:rPr>
                <w:rFonts w:ascii="宋体" w:hAnsi="宋体"/>
                <w:sz w:val="18"/>
                <w:szCs w:val="18"/>
              </w:rPr>
              <w:t>_time</w:t>
            </w:r>
            <w:proofErr w:type="spellEnd"/>
          </w:p>
        </w:tc>
        <w:tc>
          <w:tcPr>
            <w:tcW w:w="1422" w:type="dxa"/>
            <w:shd w:val="clear" w:color="auto" w:fill="auto"/>
            <w:vAlign w:val="center"/>
          </w:tcPr>
          <w:p w14:paraId="2DDB4C95" w14:textId="6D47E2A3"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caps/>
                <w:sz w:val="18"/>
                <w:szCs w:val="18"/>
              </w:rPr>
              <w:t>datetime</w:t>
            </w:r>
          </w:p>
        </w:tc>
        <w:tc>
          <w:tcPr>
            <w:tcW w:w="640" w:type="dxa"/>
            <w:tcBorders>
              <w:tr2bl w:val="single" w:sz="4" w:space="0" w:color="auto"/>
            </w:tcBorders>
            <w:shd w:val="clear" w:color="auto" w:fill="auto"/>
            <w:vAlign w:val="center"/>
          </w:tcPr>
          <w:p w14:paraId="5115C852" w14:textId="77777777" w:rsidR="0034040B" w:rsidRPr="00A305D8" w:rsidRDefault="0034040B" w:rsidP="003B14F3">
            <w:pPr>
              <w:adjustRightInd w:val="0"/>
              <w:snapToGrid w:val="0"/>
              <w:spacing w:line="300" w:lineRule="auto"/>
              <w:jc w:val="center"/>
              <w:rPr>
                <w:rFonts w:ascii="宋体" w:hAnsi="宋体"/>
                <w:sz w:val="18"/>
                <w:szCs w:val="18"/>
              </w:rPr>
            </w:pPr>
          </w:p>
        </w:tc>
        <w:tc>
          <w:tcPr>
            <w:tcW w:w="1255" w:type="dxa"/>
            <w:tcBorders>
              <w:tr2bl w:val="nil"/>
            </w:tcBorders>
            <w:shd w:val="clear" w:color="auto" w:fill="auto"/>
            <w:vAlign w:val="center"/>
          </w:tcPr>
          <w:p w14:paraId="4BB2C39C" w14:textId="79CE7D26"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当前时间</w:t>
            </w:r>
          </w:p>
        </w:tc>
        <w:tc>
          <w:tcPr>
            <w:tcW w:w="641" w:type="dxa"/>
            <w:shd w:val="clear" w:color="auto" w:fill="auto"/>
            <w:vAlign w:val="center"/>
          </w:tcPr>
          <w:p w14:paraId="24071F00" w14:textId="01A4176A"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49" w:type="dxa"/>
            <w:shd w:val="clear" w:color="auto" w:fill="auto"/>
            <w:vAlign w:val="center"/>
          </w:tcPr>
          <w:p w14:paraId="403D08FC" w14:textId="0F22F3AF"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22" w:type="dxa"/>
            <w:tcBorders>
              <w:tr2bl w:val="single" w:sz="4" w:space="0" w:color="auto"/>
            </w:tcBorders>
            <w:shd w:val="clear" w:color="auto" w:fill="auto"/>
            <w:vAlign w:val="center"/>
          </w:tcPr>
          <w:p w14:paraId="008E780E" w14:textId="77777777" w:rsidR="0034040B" w:rsidRPr="00A305D8" w:rsidRDefault="0034040B"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74A04FA7" w14:textId="4AEB4090"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数据创建时间</w:t>
            </w:r>
          </w:p>
        </w:tc>
      </w:tr>
      <w:tr w:rsidR="003B14F3" w:rsidRPr="003B14F3" w14:paraId="7F366FDD" w14:textId="77777777" w:rsidTr="00333583">
        <w:trPr>
          <w:trHeight w:val="483"/>
        </w:trPr>
        <w:tc>
          <w:tcPr>
            <w:tcW w:w="1446" w:type="dxa"/>
            <w:shd w:val="clear" w:color="auto" w:fill="auto"/>
            <w:vAlign w:val="center"/>
          </w:tcPr>
          <w:p w14:paraId="7F68EDB6"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e</w:t>
            </w:r>
            <w:r w:rsidRPr="00A305D8">
              <w:rPr>
                <w:rFonts w:ascii="宋体" w:hAnsi="宋体"/>
                <w:sz w:val="18"/>
                <w:szCs w:val="18"/>
              </w:rPr>
              <w:t>nable</w:t>
            </w:r>
          </w:p>
        </w:tc>
        <w:tc>
          <w:tcPr>
            <w:tcW w:w="1422" w:type="dxa"/>
            <w:shd w:val="clear" w:color="auto" w:fill="auto"/>
            <w:vAlign w:val="center"/>
          </w:tcPr>
          <w:p w14:paraId="7774488A" w14:textId="77777777" w:rsidR="0034040B" w:rsidRPr="00A305D8" w:rsidRDefault="0034040B"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tinyint</w:t>
            </w:r>
          </w:p>
        </w:tc>
        <w:tc>
          <w:tcPr>
            <w:tcW w:w="640" w:type="dxa"/>
            <w:shd w:val="clear" w:color="auto" w:fill="auto"/>
            <w:vAlign w:val="center"/>
          </w:tcPr>
          <w:p w14:paraId="430FC5DA"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4</w:t>
            </w:r>
          </w:p>
        </w:tc>
        <w:tc>
          <w:tcPr>
            <w:tcW w:w="1255" w:type="dxa"/>
            <w:tcBorders>
              <w:tr2bl w:val="nil"/>
            </w:tcBorders>
            <w:shd w:val="clear" w:color="auto" w:fill="auto"/>
            <w:vAlign w:val="center"/>
          </w:tcPr>
          <w:p w14:paraId="4F260F71"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p>
        </w:tc>
        <w:tc>
          <w:tcPr>
            <w:tcW w:w="641" w:type="dxa"/>
            <w:shd w:val="clear" w:color="auto" w:fill="auto"/>
            <w:vAlign w:val="center"/>
          </w:tcPr>
          <w:p w14:paraId="022B3453"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49" w:type="dxa"/>
            <w:shd w:val="clear" w:color="auto" w:fill="auto"/>
            <w:vAlign w:val="center"/>
          </w:tcPr>
          <w:p w14:paraId="4E831890"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22" w:type="dxa"/>
            <w:tcBorders>
              <w:tr2bl w:val="single" w:sz="4" w:space="0" w:color="auto"/>
            </w:tcBorders>
            <w:shd w:val="clear" w:color="auto" w:fill="auto"/>
            <w:vAlign w:val="center"/>
          </w:tcPr>
          <w:p w14:paraId="16521FF0" w14:textId="77777777" w:rsidR="0034040B" w:rsidRPr="00A305D8" w:rsidRDefault="0034040B"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679FF993"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数据是否有效</w:t>
            </w:r>
          </w:p>
        </w:tc>
      </w:tr>
    </w:tbl>
    <w:p w14:paraId="1F9BBE2A" w14:textId="77777777" w:rsidR="003C664A" w:rsidRPr="001C4420" w:rsidRDefault="00605D24" w:rsidP="003C664A">
      <w:pPr>
        <w:pStyle w:val="ae"/>
        <w:spacing w:beforeLines="50" w:before="120" w:afterLines="50" w:after="120" w:line="300" w:lineRule="auto"/>
        <w:jc w:val="center"/>
        <w:rPr>
          <w:ins w:id="73" w:author="lff" w:date="2020-03-20T11:26:00Z"/>
          <w:rFonts w:ascii="宋体" w:eastAsia="宋体" w:hAnsi="宋体" w:hint="eastAsia"/>
          <w:b/>
          <w:bCs/>
          <w:sz w:val="24"/>
          <w:szCs w:val="24"/>
        </w:rPr>
      </w:pPr>
      <w:del w:id="74" w:author="lff" w:date="2020-03-20T11:26:00Z">
        <w:r w:rsidRPr="001C4420" w:rsidDel="003C664A">
          <w:rPr>
            <w:rFonts w:ascii="宋体" w:eastAsia="宋体" w:hAnsi="宋体" w:hint="eastAsia"/>
            <w:b/>
            <w:bCs/>
            <w:sz w:val="24"/>
            <w:szCs w:val="24"/>
            <w:rPrChange w:id="75" w:author="lff" w:date="2020-03-20T11:22:00Z">
              <w:rPr>
                <w:rFonts w:ascii="宋体" w:hAnsi="宋体" w:hint="eastAsia"/>
                <w:sz w:val="24"/>
              </w:rPr>
            </w:rPrChange>
          </w:rPr>
          <w:delText>表</w:delText>
        </w:r>
        <w:r w:rsidRPr="001C4420" w:rsidDel="003C664A">
          <w:rPr>
            <w:rFonts w:ascii="宋体" w:eastAsia="宋体" w:hAnsi="宋体"/>
            <w:b/>
            <w:bCs/>
            <w:sz w:val="24"/>
            <w:szCs w:val="24"/>
            <w:rPrChange w:id="76" w:author="lff" w:date="2020-03-20T11:22:00Z">
              <w:rPr>
                <w:rFonts w:ascii="宋体" w:hAnsi="宋体"/>
                <w:sz w:val="24"/>
              </w:rPr>
            </w:rPrChange>
          </w:rPr>
          <w:delText xml:space="preserve">2  </w:delText>
        </w:r>
        <w:r w:rsidRPr="001C4420" w:rsidDel="003C664A">
          <w:rPr>
            <w:rFonts w:ascii="宋体" w:eastAsia="宋体" w:hAnsi="宋体" w:hint="eastAsia"/>
            <w:b/>
            <w:bCs/>
            <w:sz w:val="24"/>
            <w:szCs w:val="24"/>
            <w:rPrChange w:id="77" w:author="lff" w:date="2020-03-20T11:22:00Z">
              <w:rPr>
                <w:rFonts w:ascii="宋体" w:hAnsi="宋体" w:hint="eastAsia"/>
                <w:sz w:val="24"/>
              </w:rPr>
            </w:rPrChange>
          </w:rPr>
          <w:delText>学员信息表（</w:delText>
        </w:r>
        <w:r w:rsidRPr="001C4420" w:rsidDel="003C664A">
          <w:rPr>
            <w:rFonts w:ascii="宋体" w:eastAsia="宋体" w:hAnsi="宋体"/>
            <w:b/>
            <w:bCs/>
            <w:sz w:val="24"/>
            <w:szCs w:val="24"/>
            <w:rPrChange w:id="78" w:author="lff" w:date="2020-03-20T11:22:00Z">
              <w:rPr>
                <w:rFonts w:ascii="宋体" w:hAnsi="宋体"/>
                <w:sz w:val="24"/>
              </w:rPr>
            </w:rPrChange>
          </w:rPr>
          <w:delText>driver_student_archives</w:delText>
        </w:r>
        <w:r w:rsidRPr="001C4420" w:rsidDel="003C664A">
          <w:rPr>
            <w:rFonts w:ascii="宋体" w:eastAsia="宋体" w:hAnsi="宋体" w:hint="eastAsia"/>
            <w:b/>
            <w:bCs/>
            <w:sz w:val="24"/>
            <w:szCs w:val="24"/>
            <w:rPrChange w:id="79" w:author="lff" w:date="2020-03-20T11:22:00Z">
              <w:rPr>
                <w:rFonts w:ascii="宋体" w:hAnsi="宋体" w:hint="eastAsia"/>
                <w:sz w:val="24"/>
              </w:rPr>
            </w:rPrChange>
          </w:rPr>
          <w:delText>）</w:delText>
        </w:r>
      </w:del>
    </w:p>
    <w:p w14:paraId="357D8029" w14:textId="5314BDAA" w:rsidR="00605D24" w:rsidRPr="001C4420" w:rsidRDefault="003C664A" w:rsidP="003C664A">
      <w:pPr>
        <w:pStyle w:val="ae"/>
        <w:spacing w:beforeLines="50" w:before="120" w:afterLines="50" w:after="120" w:line="300" w:lineRule="auto"/>
        <w:jc w:val="center"/>
        <w:rPr>
          <w:rFonts w:ascii="宋体" w:eastAsia="宋体" w:hAnsi="宋体"/>
          <w:b/>
          <w:bCs/>
          <w:sz w:val="24"/>
          <w:szCs w:val="24"/>
          <w:rPrChange w:id="80" w:author="lff" w:date="2020-03-20T11:22:00Z">
            <w:rPr>
              <w:rFonts w:ascii="宋体" w:hAnsi="宋体"/>
              <w:sz w:val="24"/>
            </w:rPr>
          </w:rPrChange>
        </w:rPr>
        <w:pPrChange w:id="81" w:author="lff" w:date="2020-03-20T11:26:00Z">
          <w:pPr>
            <w:adjustRightInd w:val="0"/>
            <w:snapToGrid w:val="0"/>
            <w:spacing w:line="300" w:lineRule="auto"/>
            <w:jc w:val="center"/>
          </w:pPr>
        </w:pPrChange>
      </w:pPr>
      <w:ins w:id="82" w:author="lff" w:date="2020-03-20T11:26:00Z">
        <w:r w:rsidRPr="003C664A">
          <w:rPr>
            <w:rFonts w:ascii="宋体" w:eastAsia="宋体" w:hAnsi="宋体" w:hint="eastAsia"/>
            <w:b/>
            <w:bCs/>
            <w:sz w:val="24"/>
            <w:szCs w:val="24"/>
          </w:rPr>
          <w:t>表</w:t>
        </w:r>
        <w:r w:rsidRPr="003C664A">
          <w:rPr>
            <w:rFonts w:ascii="宋体" w:eastAsia="宋体" w:hAnsi="宋体"/>
            <w:b/>
            <w:bCs/>
            <w:sz w:val="24"/>
            <w:szCs w:val="24"/>
          </w:rPr>
          <w:t xml:space="preserve">3  </w:t>
        </w:r>
        <w:r w:rsidRPr="003C664A">
          <w:rPr>
            <w:rFonts w:ascii="宋体" w:eastAsia="宋体" w:hAnsi="宋体" w:hint="eastAsia"/>
            <w:b/>
            <w:bCs/>
            <w:sz w:val="24"/>
            <w:szCs w:val="24"/>
          </w:rPr>
          <w:t>教练表（</w:t>
        </w:r>
        <w:proofErr w:type="spellStart"/>
        <w:r w:rsidRPr="003C664A">
          <w:rPr>
            <w:rFonts w:ascii="宋体" w:eastAsia="宋体" w:hAnsi="宋体"/>
            <w:b/>
            <w:bCs/>
            <w:sz w:val="24"/>
            <w:szCs w:val="24"/>
          </w:rPr>
          <w:t>driver_coach_archives</w:t>
        </w:r>
        <w:proofErr w:type="spellEnd"/>
        <w:r w:rsidRPr="003C664A">
          <w:rPr>
            <w:rFonts w:ascii="宋体" w:eastAsia="宋体" w:hAnsi="宋体" w:hint="eastAsia"/>
            <w:b/>
            <w:bCs/>
            <w:sz w:val="24"/>
            <w:szCs w:val="24"/>
          </w:rPr>
          <w:t>）</w:t>
        </w:r>
      </w:ins>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4"/>
        <w:gridCol w:w="1047"/>
        <w:gridCol w:w="672"/>
        <w:gridCol w:w="1360"/>
        <w:gridCol w:w="673"/>
        <w:gridCol w:w="1022"/>
        <w:gridCol w:w="889"/>
        <w:gridCol w:w="1801"/>
      </w:tblGrid>
      <w:tr w:rsidR="003B14F3" w:rsidRPr="000766FB" w14:paraId="6ECD6312" w14:textId="77777777" w:rsidTr="00A305D8">
        <w:trPr>
          <w:trHeight w:val="406"/>
        </w:trPr>
        <w:tc>
          <w:tcPr>
            <w:tcW w:w="1464" w:type="dxa"/>
            <w:shd w:val="clear" w:color="auto" w:fill="auto"/>
            <w:vAlign w:val="center"/>
          </w:tcPr>
          <w:p w14:paraId="1CF6D781"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字段名</w:t>
            </w:r>
          </w:p>
        </w:tc>
        <w:tc>
          <w:tcPr>
            <w:tcW w:w="1047" w:type="dxa"/>
            <w:shd w:val="clear" w:color="auto" w:fill="auto"/>
            <w:vAlign w:val="center"/>
          </w:tcPr>
          <w:p w14:paraId="44B626A3"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w:t>
            </w:r>
          </w:p>
          <w:p w14:paraId="1AF50C97"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类型</w:t>
            </w:r>
          </w:p>
        </w:tc>
        <w:tc>
          <w:tcPr>
            <w:tcW w:w="672" w:type="dxa"/>
            <w:shd w:val="clear" w:color="auto" w:fill="auto"/>
            <w:vAlign w:val="center"/>
          </w:tcPr>
          <w:p w14:paraId="45F0BA5F"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长度</w:t>
            </w:r>
          </w:p>
        </w:tc>
        <w:tc>
          <w:tcPr>
            <w:tcW w:w="1360" w:type="dxa"/>
            <w:tcBorders>
              <w:bottom w:val="single" w:sz="4" w:space="0" w:color="auto"/>
            </w:tcBorders>
            <w:shd w:val="clear" w:color="auto" w:fill="auto"/>
            <w:vAlign w:val="center"/>
          </w:tcPr>
          <w:p w14:paraId="3F2AAD39"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默认值</w:t>
            </w:r>
          </w:p>
        </w:tc>
        <w:tc>
          <w:tcPr>
            <w:tcW w:w="673" w:type="dxa"/>
            <w:shd w:val="clear" w:color="auto" w:fill="auto"/>
            <w:vAlign w:val="center"/>
          </w:tcPr>
          <w:p w14:paraId="63442DF6"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允许</w:t>
            </w:r>
          </w:p>
          <w:p w14:paraId="49A4106E"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为空</w:t>
            </w:r>
          </w:p>
        </w:tc>
        <w:tc>
          <w:tcPr>
            <w:tcW w:w="1022" w:type="dxa"/>
            <w:shd w:val="clear" w:color="auto" w:fill="auto"/>
            <w:vAlign w:val="center"/>
          </w:tcPr>
          <w:p w14:paraId="3617328A"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自动递增</w:t>
            </w:r>
          </w:p>
        </w:tc>
        <w:tc>
          <w:tcPr>
            <w:tcW w:w="889" w:type="dxa"/>
            <w:shd w:val="clear" w:color="auto" w:fill="auto"/>
            <w:vAlign w:val="center"/>
          </w:tcPr>
          <w:p w14:paraId="32FAA529"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w:t>
            </w:r>
            <w:proofErr w:type="gramStart"/>
            <w:r w:rsidRPr="00A305D8">
              <w:rPr>
                <w:rFonts w:ascii="宋体" w:hAnsi="宋体" w:hint="eastAsia"/>
                <w:sz w:val="18"/>
                <w:szCs w:val="18"/>
              </w:rPr>
              <w:t>外键</w:t>
            </w:r>
            <w:proofErr w:type="gramEnd"/>
          </w:p>
        </w:tc>
        <w:tc>
          <w:tcPr>
            <w:tcW w:w="1801" w:type="dxa"/>
            <w:shd w:val="clear" w:color="auto" w:fill="auto"/>
            <w:vAlign w:val="center"/>
          </w:tcPr>
          <w:p w14:paraId="549EE53E"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备注</w:t>
            </w:r>
          </w:p>
        </w:tc>
      </w:tr>
      <w:tr w:rsidR="003B14F3" w:rsidRPr="000766FB" w14:paraId="0FEB3A96" w14:textId="77777777" w:rsidTr="00A305D8">
        <w:trPr>
          <w:trHeight w:val="406"/>
        </w:trPr>
        <w:tc>
          <w:tcPr>
            <w:tcW w:w="1464" w:type="dxa"/>
            <w:shd w:val="clear" w:color="auto" w:fill="auto"/>
            <w:vAlign w:val="center"/>
          </w:tcPr>
          <w:p w14:paraId="585EAACA"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id</w:t>
            </w:r>
          </w:p>
        </w:tc>
        <w:tc>
          <w:tcPr>
            <w:tcW w:w="1047" w:type="dxa"/>
            <w:shd w:val="clear" w:color="auto" w:fill="auto"/>
            <w:vAlign w:val="center"/>
          </w:tcPr>
          <w:p w14:paraId="42CAEDF6"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72" w:type="dxa"/>
            <w:shd w:val="clear" w:color="auto" w:fill="auto"/>
            <w:vAlign w:val="center"/>
          </w:tcPr>
          <w:p w14:paraId="7E17C364"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360" w:type="dxa"/>
            <w:tcBorders>
              <w:bottom w:val="single" w:sz="4" w:space="0" w:color="auto"/>
              <w:tr2bl w:val="single" w:sz="4" w:space="0" w:color="auto"/>
            </w:tcBorders>
            <w:shd w:val="clear" w:color="auto" w:fill="auto"/>
            <w:vAlign w:val="center"/>
          </w:tcPr>
          <w:p w14:paraId="70AFC90A" w14:textId="77777777" w:rsidR="00605D24" w:rsidRPr="00A305D8" w:rsidRDefault="00605D24" w:rsidP="003B14F3">
            <w:pPr>
              <w:adjustRightInd w:val="0"/>
              <w:snapToGrid w:val="0"/>
              <w:spacing w:line="300" w:lineRule="auto"/>
              <w:jc w:val="center"/>
              <w:rPr>
                <w:rFonts w:ascii="宋体" w:hAnsi="宋体"/>
                <w:sz w:val="18"/>
                <w:szCs w:val="18"/>
              </w:rPr>
            </w:pPr>
          </w:p>
        </w:tc>
        <w:tc>
          <w:tcPr>
            <w:tcW w:w="673" w:type="dxa"/>
            <w:shd w:val="clear" w:color="auto" w:fill="auto"/>
            <w:vAlign w:val="center"/>
          </w:tcPr>
          <w:p w14:paraId="22C06C43"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1022" w:type="dxa"/>
            <w:shd w:val="clear" w:color="auto" w:fill="auto"/>
            <w:vAlign w:val="center"/>
          </w:tcPr>
          <w:p w14:paraId="4B0601E8"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889" w:type="dxa"/>
            <w:tcBorders>
              <w:bottom w:val="single" w:sz="4" w:space="0" w:color="auto"/>
            </w:tcBorders>
            <w:shd w:val="clear" w:color="auto" w:fill="auto"/>
            <w:vAlign w:val="center"/>
          </w:tcPr>
          <w:p w14:paraId="40840AA1"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P</w:t>
            </w:r>
          </w:p>
        </w:tc>
        <w:tc>
          <w:tcPr>
            <w:tcW w:w="1801" w:type="dxa"/>
            <w:shd w:val="clear" w:color="auto" w:fill="auto"/>
            <w:vAlign w:val="center"/>
          </w:tcPr>
          <w:p w14:paraId="2498AB2A"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主键i</w:t>
            </w:r>
            <w:r w:rsidRPr="00A305D8">
              <w:rPr>
                <w:rFonts w:ascii="宋体" w:hAnsi="宋体"/>
                <w:sz w:val="18"/>
                <w:szCs w:val="18"/>
              </w:rPr>
              <w:t>d</w:t>
            </w:r>
          </w:p>
        </w:tc>
      </w:tr>
      <w:tr w:rsidR="003B14F3" w:rsidRPr="000766FB" w14:paraId="6B35FC81" w14:textId="77777777" w:rsidTr="00A305D8">
        <w:trPr>
          <w:trHeight w:val="406"/>
        </w:trPr>
        <w:tc>
          <w:tcPr>
            <w:tcW w:w="1464" w:type="dxa"/>
            <w:shd w:val="clear" w:color="auto" w:fill="auto"/>
            <w:vAlign w:val="center"/>
          </w:tcPr>
          <w:p w14:paraId="4E33352D" w14:textId="6727EA8E" w:rsidR="00605D24" w:rsidRPr="00A305D8" w:rsidRDefault="004A3119" w:rsidP="003B14F3">
            <w:pPr>
              <w:adjustRightInd w:val="0"/>
              <w:snapToGrid w:val="0"/>
              <w:spacing w:line="300" w:lineRule="auto"/>
              <w:jc w:val="center"/>
              <w:rPr>
                <w:rFonts w:ascii="宋体" w:hAnsi="宋体"/>
                <w:sz w:val="18"/>
                <w:szCs w:val="18"/>
              </w:rPr>
            </w:pPr>
            <w:proofErr w:type="spellStart"/>
            <w:r w:rsidRPr="00A305D8">
              <w:rPr>
                <w:rFonts w:ascii="宋体" w:hAnsi="宋体" w:hint="eastAsia"/>
                <w:sz w:val="18"/>
                <w:szCs w:val="18"/>
              </w:rPr>
              <w:t>user</w:t>
            </w:r>
            <w:r w:rsidR="00605D24" w:rsidRPr="00A305D8">
              <w:rPr>
                <w:rFonts w:ascii="宋体" w:hAnsi="宋体"/>
                <w:sz w:val="18"/>
                <w:szCs w:val="18"/>
              </w:rPr>
              <w:t>_id</w:t>
            </w:r>
            <w:proofErr w:type="spellEnd"/>
          </w:p>
        </w:tc>
        <w:tc>
          <w:tcPr>
            <w:tcW w:w="1047" w:type="dxa"/>
            <w:shd w:val="clear" w:color="auto" w:fill="auto"/>
            <w:vAlign w:val="center"/>
          </w:tcPr>
          <w:p w14:paraId="1D8BF164" w14:textId="2734782B" w:rsidR="00605D24" w:rsidRPr="00A305D8" w:rsidRDefault="004A3119"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72" w:type="dxa"/>
            <w:shd w:val="clear" w:color="auto" w:fill="auto"/>
            <w:vAlign w:val="center"/>
          </w:tcPr>
          <w:p w14:paraId="1CB84E57" w14:textId="0A8E1704" w:rsidR="00605D24" w:rsidRPr="00A305D8" w:rsidRDefault="004A3119"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360" w:type="dxa"/>
            <w:tcBorders>
              <w:bottom w:val="single" w:sz="4" w:space="0" w:color="auto"/>
              <w:tr2bl w:val="single" w:sz="4" w:space="0" w:color="auto"/>
            </w:tcBorders>
            <w:shd w:val="clear" w:color="auto" w:fill="auto"/>
            <w:vAlign w:val="center"/>
          </w:tcPr>
          <w:p w14:paraId="65A21E3E" w14:textId="08159B6B" w:rsidR="00605D24" w:rsidRPr="00A305D8" w:rsidRDefault="00605D24" w:rsidP="003B14F3">
            <w:pPr>
              <w:adjustRightInd w:val="0"/>
              <w:snapToGrid w:val="0"/>
              <w:spacing w:line="300" w:lineRule="auto"/>
              <w:jc w:val="center"/>
              <w:rPr>
                <w:rFonts w:ascii="宋体" w:hAnsi="宋体"/>
                <w:sz w:val="18"/>
                <w:szCs w:val="18"/>
              </w:rPr>
            </w:pPr>
          </w:p>
        </w:tc>
        <w:tc>
          <w:tcPr>
            <w:tcW w:w="673" w:type="dxa"/>
            <w:shd w:val="clear" w:color="auto" w:fill="auto"/>
            <w:vAlign w:val="center"/>
          </w:tcPr>
          <w:p w14:paraId="176F2B09" w14:textId="2A7E74B2" w:rsidR="00605D24" w:rsidRPr="00A305D8" w:rsidRDefault="004A3119"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1022" w:type="dxa"/>
            <w:shd w:val="clear" w:color="auto" w:fill="auto"/>
            <w:vAlign w:val="center"/>
          </w:tcPr>
          <w:p w14:paraId="1ED2AB13"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bottom w:val="single" w:sz="4" w:space="0" w:color="auto"/>
              <w:tr2bl w:val="nil"/>
            </w:tcBorders>
            <w:shd w:val="clear" w:color="auto" w:fill="auto"/>
            <w:vAlign w:val="center"/>
          </w:tcPr>
          <w:p w14:paraId="12F9B13A" w14:textId="504F97C5" w:rsidR="00605D24" w:rsidRPr="00A305D8" w:rsidRDefault="004A3119"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801" w:type="dxa"/>
            <w:shd w:val="clear" w:color="auto" w:fill="auto"/>
            <w:vAlign w:val="center"/>
          </w:tcPr>
          <w:p w14:paraId="1010AFD3" w14:textId="145D500A" w:rsidR="00605D24" w:rsidRPr="00A305D8" w:rsidRDefault="004A3119" w:rsidP="003B14F3">
            <w:pPr>
              <w:adjustRightInd w:val="0"/>
              <w:snapToGrid w:val="0"/>
              <w:spacing w:line="300" w:lineRule="auto"/>
              <w:jc w:val="center"/>
              <w:rPr>
                <w:rFonts w:ascii="宋体" w:hAnsi="宋体"/>
                <w:sz w:val="18"/>
                <w:szCs w:val="18"/>
              </w:rPr>
            </w:pPr>
            <w:proofErr w:type="gramStart"/>
            <w:r w:rsidRPr="00A305D8">
              <w:rPr>
                <w:rFonts w:ascii="宋体" w:hAnsi="宋体" w:hint="eastAsia"/>
                <w:sz w:val="18"/>
                <w:szCs w:val="18"/>
              </w:rPr>
              <w:t>用户表主键</w:t>
            </w:r>
            <w:proofErr w:type="gramEnd"/>
          </w:p>
        </w:tc>
      </w:tr>
      <w:tr w:rsidR="003B14F3" w:rsidRPr="000766FB" w14:paraId="7E60C441" w14:textId="77777777" w:rsidTr="00A305D8">
        <w:trPr>
          <w:trHeight w:val="406"/>
        </w:trPr>
        <w:tc>
          <w:tcPr>
            <w:tcW w:w="1464" w:type="dxa"/>
            <w:shd w:val="clear" w:color="auto" w:fill="auto"/>
            <w:vAlign w:val="center"/>
          </w:tcPr>
          <w:p w14:paraId="77B9AAB0" w14:textId="4A7845C1" w:rsidR="002E2866" w:rsidRPr="00A305D8" w:rsidRDefault="002E2866" w:rsidP="003B14F3">
            <w:pPr>
              <w:adjustRightInd w:val="0"/>
              <w:snapToGrid w:val="0"/>
              <w:spacing w:line="300" w:lineRule="auto"/>
              <w:jc w:val="center"/>
              <w:rPr>
                <w:rFonts w:ascii="宋体" w:hAnsi="宋体"/>
                <w:sz w:val="18"/>
                <w:szCs w:val="18"/>
              </w:rPr>
            </w:pPr>
            <w:proofErr w:type="spellStart"/>
            <w:r w:rsidRPr="00A305D8">
              <w:rPr>
                <w:rFonts w:ascii="宋体" w:hAnsi="宋体" w:hint="eastAsia"/>
                <w:sz w:val="18"/>
                <w:szCs w:val="18"/>
              </w:rPr>
              <w:t>car</w:t>
            </w:r>
            <w:r w:rsidRPr="00A305D8">
              <w:rPr>
                <w:rFonts w:ascii="宋体" w:hAnsi="宋体"/>
                <w:sz w:val="18"/>
                <w:szCs w:val="18"/>
              </w:rPr>
              <w:t>_info_id</w:t>
            </w:r>
            <w:proofErr w:type="spellEnd"/>
          </w:p>
        </w:tc>
        <w:tc>
          <w:tcPr>
            <w:tcW w:w="1047" w:type="dxa"/>
            <w:shd w:val="clear" w:color="auto" w:fill="auto"/>
            <w:vAlign w:val="center"/>
          </w:tcPr>
          <w:p w14:paraId="28D6248A" w14:textId="5A161903"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72" w:type="dxa"/>
            <w:shd w:val="clear" w:color="auto" w:fill="auto"/>
            <w:vAlign w:val="center"/>
          </w:tcPr>
          <w:p w14:paraId="3A448CB0" w14:textId="1CCA6621"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360" w:type="dxa"/>
            <w:tcBorders>
              <w:bottom w:val="single" w:sz="4" w:space="0" w:color="auto"/>
              <w:tr2bl w:val="single" w:sz="4" w:space="0" w:color="auto"/>
            </w:tcBorders>
            <w:shd w:val="clear" w:color="auto" w:fill="auto"/>
            <w:vAlign w:val="center"/>
          </w:tcPr>
          <w:p w14:paraId="72D60B82" w14:textId="77777777" w:rsidR="002E2866" w:rsidRPr="00A305D8" w:rsidRDefault="002E2866" w:rsidP="003B14F3">
            <w:pPr>
              <w:adjustRightInd w:val="0"/>
              <w:snapToGrid w:val="0"/>
              <w:spacing w:line="300" w:lineRule="auto"/>
              <w:jc w:val="center"/>
              <w:rPr>
                <w:rFonts w:ascii="宋体" w:hAnsi="宋体"/>
                <w:sz w:val="18"/>
                <w:szCs w:val="18"/>
              </w:rPr>
            </w:pPr>
          </w:p>
        </w:tc>
        <w:tc>
          <w:tcPr>
            <w:tcW w:w="673" w:type="dxa"/>
            <w:shd w:val="clear" w:color="auto" w:fill="auto"/>
            <w:vAlign w:val="center"/>
          </w:tcPr>
          <w:p w14:paraId="188476AF" w14:textId="1BBCB1E5"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1022" w:type="dxa"/>
            <w:shd w:val="clear" w:color="auto" w:fill="auto"/>
            <w:vAlign w:val="center"/>
          </w:tcPr>
          <w:p w14:paraId="2CC9E62D" w14:textId="3101509F"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bottom w:val="single" w:sz="4" w:space="0" w:color="auto"/>
              <w:tr2bl w:val="nil"/>
            </w:tcBorders>
            <w:shd w:val="clear" w:color="auto" w:fill="auto"/>
            <w:vAlign w:val="center"/>
          </w:tcPr>
          <w:p w14:paraId="58901494" w14:textId="1A7EA09B"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801" w:type="dxa"/>
            <w:shd w:val="clear" w:color="auto" w:fill="auto"/>
            <w:vAlign w:val="center"/>
          </w:tcPr>
          <w:p w14:paraId="2A724F81" w14:textId="0D90F4E3"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车辆</w:t>
            </w:r>
            <w:proofErr w:type="gramStart"/>
            <w:r w:rsidRPr="00A305D8">
              <w:rPr>
                <w:rFonts w:ascii="宋体" w:hAnsi="宋体" w:hint="eastAsia"/>
                <w:sz w:val="18"/>
                <w:szCs w:val="18"/>
              </w:rPr>
              <w:t>信息表主键</w:t>
            </w:r>
            <w:proofErr w:type="gramEnd"/>
          </w:p>
        </w:tc>
      </w:tr>
      <w:tr w:rsidR="003B14F3" w:rsidRPr="000766FB" w14:paraId="3AF385DC" w14:textId="77777777" w:rsidTr="00A305D8">
        <w:trPr>
          <w:trHeight w:val="406"/>
        </w:trPr>
        <w:tc>
          <w:tcPr>
            <w:tcW w:w="1464" w:type="dxa"/>
            <w:shd w:val="clear" w:color="auto" w:fill="auto"/>
            <w:vAlign w:val="center"/>
          </w:tcPr>
          <w:p w14:paraId="37E37E4E" w14:textId="6D001CEB" w:rsidR="00FC422D" w:rsidRPr="00A305D8" w:rsidRDefault="00FC422D" w:rsidP="003B14F3">
            <w:pPr>
              <w:adjustRightInd w:val="0"/>
              <w:snapToGrid w:val="0"/>
              <w:spacing w:line="300" w:lineRule="auto"/>
              <w:jc w:val="center"/>
              <w:rPr>
                <w:rFonts w:ascii="宋体" w:hAnsi="宋体"/>
                <w:sz w:val="18"/>
                <w:szCs w:val="18"/>
              </w:rPr>
            </w:pPr>
            <w:proofErr w:type="spellStart"/>
            <w:r w:rsidRPr="00A305D8">
              <w:rPr>
                <w:rFonts w:ascii="宋体" w:hAnsi="宋体"/>
                <w:sz w:val="18"/>
                <w:szCs w:val="18"/>
              </w:rPr>
              <w:t>RFID_card_id</w:t>
            </w:r>
            <w:proofErr w:type="spellEnd"/>
          </w:p>
        </w:tc>
        <w:tc>
          <w:tcPr>
            <w:tcW w:w="1047" w:type="dxa"/>
            <w:shd w:val="clear" w:color="auto" w:fill="auto"/>
            <w:vAlign w:val="center"/>
          </w:tcPr>
          <w:p w14:paraId="2D7159D8" w14:textId="386245FA"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72" w:type="dxa"/>
            <w:shd w:val="clear" w:color="auto" w:fill="auto"/>
            <w:vAlign w:val="center"/>
          </w:tcPr>
          <w:p w14:paraId="70906F55" w14:textId="2D23632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360" w:type="dxa"/>
            <w:tcBorders>
              <w:bottom w:val="single" w:sz="4" w:space="0" w:color="auto"/>
              <w:tr2bl w:val="single" w:sz="4" w:space="0" w:color="auto"/>
            </w:tcBorders>
            <w:shd w:val="clear" w:color="auto" w:fill="auto"/>
            <w:vAlign w:val="center"/>
          </w:tcPr>
          <w:p w14:paraId="700C1519" w14:textId="77777777" w:rsidR="00FC422D" w:rsidRPr="00A305D8" w:rsidRDefault="00FC422D" w:rsidP="003B14F3">
            <w:pPr>
              <w:adjustRightInd w:val="0"/>
              <w:snapToGrid w:val="0"/>
              <w:spacing w:line="300" w:lineRule="auto"/>
              <w:jc w:val="center"/>
              <w:rPr>
                <w:rFonts w:ascii="宋体" w:hAnsi="宋体"/>
                <w:sz w:val="18"/>
                <w:szCs w:val="18"/>
              </w:rPr>
            </w:pPr>
          </w:p>
        </w:tc>
        <w:tc>
          <w:tcPr>
            <w:tcW w:w="673" w:type="dxa"/>
            <w:shd w:val="clear" w:color="auto" w:fill="auto"/>
            <w:vAlign w:val="center"/>
          </w:tcPr>
          <w:p w14:paraId="1A925ECA" w14:textId="419FDF7B"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1022" w:type="dxa"/>
            <w:shd w:val="clear" w:color="auto" w:fill="auto"/>
            <w:vAlign w:val="center"/>
          </w:tcPr>
          <w:p w14:paraId="7C4B24D9" w14:textId="1CB2DC0E"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bottom w:val="single" w:sz="4" w:space="0" w:color="auto"/>
              <w:tr2bl w:val="nil"/>
            </w:tcBorders>
            <w:shd w:val="clear" w:color="auto" w:fill="auto"/>
            <w:vAlign w:val="center"/>
          </w:tcPr>
          <w:p w14:paraId="69D1A53F" w14:textId="2D4D4561"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801" w:type="dxa"/>
            <w:shd w:val="clear" w:color="auto" w:fill="auto"/>
            <w:vAlign w:val="center"/>
          </w:tcPr>
          <w:p w14:paraId="2ABD4B03" w14:textId="086B6FF6"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R</w:t>
            </w:r>
            <w:r w:rsidRPr="00A305D8">
              <w:rPr>
                <w:rFonts w:ascii="宋体" w:hAnsi="宋体"/>
                <w:sz w:val="18"/>
                <w:szCs w:val="18"/>
              </w:rPr>
              <w:t>FID</w:t>
            </w:r>
            <w:proofErr w:type="gramStart"/>
            <w:r w:rsidRPr="00A305D8">
              <w:rPr>
                <w:rFonts w:ascii="宋体" w:hAnsi="宋体" w:hint="eastAsia"/>
                <w:sz w:val="18"/>
                <w:szCs w:val="18"/>
              </w:rPr>
              <w:t>卡片表主键</w:t>
            </w:r>
            <w:proofErr w:type="gramEnd"/>
          </w:p>
        </w:tc>
      </w:tr>
      <w:tr w:rsidR="003B14F3" w:rsidRPr="000766FB" w14:paraId="0F0D466B" w14:textId="77777777" w:rsidTr="00A305D8">
        <w:trPr>
          <w:trHeight w:val="406"/>
        </w:trPr>
        <w:tc>
          <w:tcPr>
            <w:tcW w:w="1464" w:type="dxa"/>
            <w:shd w:val="clear" w:color="auto" w:fill="auto"/>
            <w:vAlign w:val="center"/>
          </w:tcPr>
          <w:p w14:paraId="1711DCD8" w14:textId="72605986" w:rsidR="00FC422D" w:rsidRPr="00A305D8" w:rsidRDefault="00FC422D" w:rsidP="003B14F3">
            <w:pPr>
              <w:adjustRightInd w:val="0"/>
              <w:snapToGrid w:val="0"/>
              <w:spacing w:line="300" w:lineRule="auto"/>
              <w:jc w:val="center"/>
              <w:rPr>
                <w:rFonts w:ascii="宋体" w:hAnsi="宋体"/>
                <w:sz w:val="18"/>
                <w:szCs w:val="18"/>
              </w:rPr>
            </w:pPr>
            <w:proofErr w:type="spellStart"/>
            <w:r w:rsidRPr="00A305D8">
              <w:rPr>
                <w:rFonts w:ascii="宋体" w:hAnsi="宋体" w:hint="eastAsia"/>
                <w:sz w:val="18"/>
                <w:szCs w:val="18"/>
              </w:rPr>
              <w:t>real</w:t>
            </w:r>
            <w:r w:rsidRPr="00A305D8">
              <w:rPr>
                <w:rFonts w:ascii="宋体" w:hAnsi="宋体"/>
                <w:sz w:val="18"/>
                <w:szCs w:val="18"/>
              </w:rPr>
              <w:t>_name</w:t>
            </w:r>
            <w:proofErr w:type="spellEnd"/>
          </w:p>
        </w:tc>
        <w:tc>
          <w:tcPr>
            <w:tcW w:w="1047" w:type="dxa"/>
            <w:shd w:val="clear" w:color="auto" w:fill="auto"/>
            <w:vAlign w:val="center"/>
          </w:tcPr>
          <w:p w14:paraId="23520B6F" w14:textId="75576B9A"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72" w:type="dxa"/>
            <w:tcBorders>
              <w:bottom w:val="single" w:sz="4" w:space="0" w:color="auto"/>
            </w:tcBorders>
            <w:shd w:val="clear" w:color="auto" w:fill="auto"/>
            <w:vAlign w:val="center"/>
          </w:tcPr>
          <w:p w14:paraId="1D8D674F" w14:textId="35C7F1F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50</w:t>
            </w:r>
          </w:p>
        </w:tc>
        <w:tc>
          <w:tcPr>
            <w:tcW w:w="1360" w:type="dxa"/>
            <w:tcBorders>
              <w:bottom w:val="single" w:sz="4" w:space="0" w:color="auto"/>
              <w:tr2bl w:val="nil"/>
            </w:tcBorders>
            <w:shd w:val="clear" w:color="auto" w:fill="auto"/>
            <w:vAlign w:val="center"/>
          </w:tcPr>
          <w:p w14:paraId="54C10E33" w14:textId="5299CC9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ULL</w:t>
            </w:r>
          </w:p>
        </w:tc>
        <w:tc>
          <w:tcPr>
            <w:tcW w:w="673" w:type="dxa"/>
            <w:shd w:val="clear" w:color="auto" w:fill="auto"/>
            <w:vAlign w:val="center"/>
          </w:tcPr>
          <w:p w14:paraId="0D4AA5D4" w14:textId="714BC55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YES</w:t>
            </w:r>
          </w:p>
        </w:tc>
        <w:tc>
          <w:tcPr>
            <w:tcW w:w="1022" w:type="dxa"/>
            <w:shd w:val="clear" w:color="auto" w:fill="auto"/>
            <w:vAlign w:val="center"/>
          </w:tcPr>
          <w:p w14:paraId="03C86DB1" w14:textId="02DE11FE"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89" w:type="dxa"/>
            <w:tcBorders>
              <w:bottom w:val="single" w:sz="4" w:space="0" w:color="auto"/>
              <w:tr2bl w:val="single" w:sz="4" w:space="0" w:color="auto"/>
            </w:tcBorders>
            <w:shd w:val="clear" w:color="auto" w:fill="auto"/>
            <w:vAlign w:val="center"/>
          </w:tcPr>
          <w:p w14:paraId="3B24D134"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0E7A90AF" w14:textId="1C64F51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真实姓名</w:t>
            </w:r>
          </w:p>
        </w:tc>
      </w:tr>
      <w:tr w:rsidR="003B14F3" w:rsidRPr="000766FB" w14:paraId="29309EDC" w14:textId="77777777" w:rsidTr="00A305D8">
        <w:trPr>
          <w:trHeight w:val="406"/>
        </w:trPr>
        <w:tc>
          <w:tcPr>
            <w:tcW w:w="1464" w:type="dxa"/>
            <w:shd w:val="clear" w:color="auto" w:fill="auto"/>
            <w:vAlign w:val="center"/>
          </w:tcPr>
          <w:p w14:paraId="33656C97" w14:textId="681B7FEC"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birthday</w:t>
            </w:r>
          </w:p>
        </w:tc>
        <w:tc>
          <w:tcPr>
            <w:tcW w:w="1047" w:type="dxa"/>
            <w:shd w:val="clear" w:color="auto" w:fill="auto"/>
            <w:vAlign w:val="center"/>
          </w:tcPr>
          <w:p w14:paraId="5503A323" w14:textId="0207684A"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caps/>
                <w:sz w:val="18"/>
                <w:szCs w:val="18"/>
              </w:rPr>
              <w:t>datetime</w:t>
            </w:r>
          </w:p>
        </w:tc>
        <w:tc>
          <w:tcPr>
            <w:tcW w:w="672" w:type="dxa"/>
            <w:tcBorders>
              <w:tr2bl w:val="single" w:sz="4" w:space="0" w:color="auto"/>
            </w:tcBorders>
            <w:shd w:val="clear" w:color="auto" w:fill="auto"/>
            <w:vAlign w:val="center"/>
          </w:tcPr>
          <w:p w14:paraId="07965E18" w14:textId="77777777" w:rsidR="00FC422D" w:rsidRPr="00A305D8" w:rsidRDefault="00FC422D" w:rsidP="003B14F3">
            <w:pPr>
              <w:adjustRightInd w:val="0"/>
              <w:snapToGrid w:val="0"/>
              <w:spacing w:line="300" w:lineRule="auto"/>
              <w:jc w:val="center"/>
              <w:rPr>
                <w:rFonts w:ascii="宋体" w:hAnsi="宋体"/>
                <w:sz w:val="18"/>
                <w:szCs w:val="18"/>
              </w:rPr>
            </w:pPr>
          </w:p>
        </w:tc>
        <w:tc>
          <w:tcPr>
            <w:tcW w:w="1360" w:type="dxa"/>
            <w:tcBorders>
              <w:bottom w:val="single" w:sz="4" w:space="0" w:color="auto"/>
              <w:tr2bl w:val="nil"/>
            </w:tcBorders>
            <w:shd w:val="clear" w:color="auto" w:fill="auto"/>
            <w:vAlign w:val="center"/>
          </w:tcPr>
          <w:p w14:paraId="2EA4732C" w14:textId="4422F6B9" w:rsidR="00FC422D" w:rsidRPr="00A305D8" w:rsidRDefault="00D25265"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当前时间</w:t>
            </w:r>
          </w:p>
        </w:tc>
        <w:tc>
          <w:tcPr>
            <w:tcW w:w="673" w:type="dxa"/>
            <w:shd w:val="clear" w:color="auto" w:fill="auto"/>
            <w:vAlign w:val="center"/>
          </w:tcPr>
          <w:p w14:paraId="75E31827" w14:textId="7138936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YES</w:t>
            </w:r>
          </w:p>
        </w:tc>
        <w:tc>
          <w:tcPr>
            <w:tcW w:w="1022" w:type="dxa"/>
            <w:shd w:val="clear" w:color="auto" w:fill="auto"/>
            <w:vAlign w:val="center"/>
          </w:tcPr>
          <w:p w14:paraId="242280B6" w14:textId="227BE34A"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89" w:type="dxa"/>
            <w:tcBorders>
              <w:bottom w:val="single" w:sz="4" w:space="0" w:color="auto"/>
              <w:tr2bl w:val="single" w:sz="4" w:space="0" w:color="auto"/>
            </w:tcBorders>
            <w:shd w:val="clear" w:color="auto" w:fill="auto"/>
            <w:vAlign w:val="center"/>
          </w:tcPr>
          <w:p w14:paraId="5AB0995C"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43F8570E" w14:textId="05CB44A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出生日期</w:t>
            </w:r>
          </w:p>
        </w:tc>
      </w:tr>
      <w:tr w:rsidR="003B14F3" w:rsidRPr="000766FB" w14:paraId="0166F56B" w14:textId="77777777" w:rsidTr="00A305D8">
        <w:trPr>
          <w:trHeight w:val="406"/>
        </w:trPr>
        <w:tc>
          <w:tcPr>
            <w:tcW w:w="1464" w:type="dxa"/>
            <w:shd w:val="clear" w:color="auto" w:fill="auto"/>
            <w:vAlign w:val="center"/>
          </w:tcPr>
          <w:p w14:paraId="002BB909" w14:textId="6215B26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age</w:t>
            </w:r>
          </w:p>
        </w:tc>
        <w:tc>
          <w:tcPr>
            <w:tcW w:w="1047" w:type="dxa"/>
            <w:shd w:val="clear" w:color="auto" w:fill="auto"/>
            <w:vAlign w:val="center"/>
          </w:tcPr>
          <w:p w14:paraId="286638AE" w14:textId="7569FD4B"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caps/>
                <w:sz w:val="18"/>
                <w:szCs w:val="18"/>
              </w:rPr>
              <w:t>int</w:t>
            </w:r>
          </w:p>
        </w:tc>
        <w:tc>
          <w:tcPr>
            <w:tcW w:w="672" w:type="dxa"/>
            <w:shd w:val="clear" w:color="auto" w:fill="auto"/>
            <w:vAlign w:val="center"/>
          </w:tcPr>
          <w:p w14:paraId="74993DB5" w14:textId="7E272B51"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4</w:t>
            </w:r>
          </w:p>
        </w:tc>
        <w:tc>
          <w:tcPr>
            <w:tcW w:w="1360" w:type="dxa"/>
            <w:tcBorders>
              <w:bottom w:val="single" w:sz="4" w:space="0" w:color="auto"/>
              <w:tr2bl w:val="nil"/>
            </w:tcBorders>
            <w:shd w:val="clear" w:color="auto" w:fill="auto"/>
            <w:vAlign w:val="center"/>
          </w:tcPr>
          <w:p w14:paraId="35E13075" w14:textId="3FB5B30B"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73" w:type="dxa"/>
            <w:shd w:val="clear" w:color="auto" w:fill="auto"/>
            <w:vAlign w:val="center"/>
          </w:tcPr>
          <w:p w14:paraId="1B0CBAF8" w14:textId="38A2872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1022" w:type="dxa"/>
            <w:shd w:val="clear" w:color="auto" w:fill="auto"/>
            <w:vAlign w:val="center"/>
          </w:tcPr>
          <w:p w14:paraId="526D73FD" w14:textId="4E2710E5"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bottom w:val="single" w:sz="4" w:space="0" w:color="auto"/>
              <w:tr2bl w:val="single" w:sz="4" w:space="0" w:color="auto"/>
            </w:tcBorders>
            <w:shd w:val="clear" w:color="auto" w:fill="auto"/>
            <w:vAlign w:val="center"/>
          </w:tcPr>
          <w:p w14:paraId="4C079E15"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5B48580E" w14:textId="4BC01076"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年龄</w:t>
            </w:r>
          </w:p>
        </w:tc>
      </w:tr>
      <w:tr w:rsidR="003B14F3" w:rsidRPr="000766FB" w14:paraId="215C40AD" w14:textId="77777777" w:rsidTr="00A305D8">
        <w:trPr>
          <w:trHeight w:val="406"/>
        </w:trPr>
        <w:tc>
          <w:tcPr>
            <w:tcW w:w="1464" w:type="dxa"/>
            <w:shd w:val="clear" w:color="auto" w:fill="auto"/>
            <w:vAlign w:val="center"/>
          </w:tcPr>
          <w:p w14:paraId="1CB386EB" w14:textId="22444E9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gender</w:t>
            </w:r>
          </w:p>
        </w:tc>
        <w:tc>
          <w:tcPr>
            <w:tcW w:w="1047" w:type="dxa"/>
            <w:shd w:val="clear" w:color="auto" w:fill="auto"/>
            <w:vAlign w:val="center"/>
          </w:tcPr>
          <w:p w14:paraId="2E4BABE1" w14:textId="3187DAE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72" w:type="dxa"/>
            <w:shd w:val="clear" w:color="auto" w:fill="auto"/>
            <w:vAlign w:val="center"/>
          </w:tcPr>
          <w:p w14:paraId="280DADA8" w14:textId="43E4FCB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r w:rsidRPr="00A305D8">
              <w:rPr>
                <w:rFonts w:ascii="宋体" w:hAnsi="宋体"/>
                <w:sz w:val="18"/>
                <w:szCs w:val="18"/>
              </w:rPr>
              <w:t>0</w:t>
            </w:r>
          </w:p>
        </w:tc>
        <w:tc>
          <w:tcPr>
            <w:tcW w:w="1360" w:type="dxa"/>
            <w:tcBorders>
              <w:bottom w:val="single" w:sz="4" w:space="0" w:color="auto"/>
              <w:tr2bl w:val="nil"/>
            </w:tcBorders>
            <w:shd w:val="clear" w:color="auto" w:fill="auto"/>
            <w:vAlign w:val="center"/>
          </w:tcPr>
          <w:p w14:paraId="2FCBD47C" w14:textId="42C113C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73" w:type="dxa"/>
            <w:shd w:val="clear" w:color="auto" w:fill="auto"/>
            <w:vAlign w:val="center"/>
          </w:tcPr>
          <w:p w14:paraId="39A35358" w14:textId="041FFAA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1022" w:type="dxa"/>
            <w:shd w:val="clear" w:color="auto" w:fill="auto"/>
            <w:vAlign w:val="center"/>
          </w:tcPr>
          <w:p w14:paraId="49C11695" w14:textId="59DFB83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bottom w:val="single" w:sz="4" w:space="0" w:color="auto"/>
              <w:tr2bl w:val="single" w:sz="4" w:space="0" w:color="auto"/>
            </w:tcBorders>
            <w:shd w:val="clear" w:color="auto" w:fill="auto"/>
            <w:vAlign w:val="center"/>
          </w:tcPr>
          <w:p w14:paraId="0F8C3423"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10B8ECAC" w14:textId="76AA6D11"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性别</w:t>
            </w:r>
          </w:p>
        </w:tc>
      </w:tr>
      <w:tr w:rsidR="003B14F3" w:rsidRPr="000766FB" w14:paraId="586D8AE6" w14:textId="77777777" w:rsidTr="00A305D8">
        <w:trPr>
          <w:trHeight w:val="406"/>
        </w:trPr>
        <w:tc>
          <w:tcPr>
            <w:tcW w:w="1464" w:type="dxa"/>
            <w:shd w:val="clear" w:color="auto" w:fill="auto"/>
            <w:vAlign w:val="center"/>
          </w:tcPr>
          <w:p w14:paraId="230129F8" w14:textId="03271EA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nation</w:t>
            </w:r>
          </w:p>
        </w:tc>
        <w:tc>
          <w:tcPr>
            <w:tcW w:w="1047" w:type="dxa"/>
            <w:shd w:val="clear" w:color="auto" w:fill="auto"/>
            <w:vAlign w:val="center"/>
          </w:tcPr>
          <w:p w14:paraId="7EB3E5EF" w14:textId="0ECF17A1"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72" w:type="dxa"/>
            <w:shd w:val="clear" w:color="auto" w:fill="auto"/>
            <w:vAlign w:val="center"/>
          </w:tcPr>
          <w:p w14:paraId="5688EFAB" w14:textId="39CA28B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30</w:t>
            </w:r>
          </w:p>
        </w:tc>
        <w:tc>
          <w:tcPr>
            <w:tcW w:w="1360" w:type="dxa"/>
            <w:tcBorders>
              <w:bottom w:val="single" w:sz="4" w:space="0" w:color="auto"/>
              <w:tr2bl w:val="nil"/>
            </w:tcBorders>
            <w:shd w:val="clear" w:color="auto" w:fill="auto"/>
            <w:vAlign w:val="center"/>
          </w:tcPr>
          <w:p w14:paraId="5E5F580C" w14:textId="1B8A0D2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73" w:type="dxa"/>
            <w:shd w:val="clear" w:color="auto" w:fill="auto"/>
            <w:vAlign w:val="center"/>
          </w:tcPr>
          <w:p w14:paraId="0AC1B7E7" w14:textId="1A26EB2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1022" w:type="dxa"/>
            <w:shd w:val="clear" w:color="auto" w:fill="auto"/>
            <w:vAlign w:val="center"/>
          </w:tcPr>
          <w:p w14:paraId="44B8CFD7" w14:textId="62191A0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89" w:type="dxa"/>
            <w:tcBorders>
              <w:bottom w:val="single" w:sz="4" w:space="0" w:color="auto"/>
              <w:tr2bl w:val="single" w:sz="4" w:space="0" w:color="auto"/>
            </w:tcBorders>
            <w:shd w:val="clear" w:color="auto" w:fill="auto"/>
            <w:vAlign w:val="center"/>
          </w:tcPr>
          <w:p w14:paraId="010A4A6B"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02D5A026" w14:textId="780861F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民族</w:t>
            </w:r>
          </w:p>
        </w:tc>
      </w:tr>
      <w:tr w:rsidR="003B14F3" w:rsidRPr="000766FB" w14:paraId="480A4CDF" w14:textId="77777777" w:rsidTr="00A305D8">
        <w:trPr>
          <w:trHeight w:val="406"/>
        </w:trPr>
        <w:tc>
          <w:tcPr>
            <w:tcW w:w="1464" w:type="dxa"/>
            <w:shd w:val="clear" w:color="auto" w:fill="auto"/>
            <w:vAlign w:val="center"/>
          </w:tcPr>
          <w:p w14:paraId="594A0573" w14:textId="74A368B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address</w:t>
            </w:r>
          </w:p>
        </w:tc>
        <w:tc>
          <w:tcPr>
            <w:tcW w:w="1047" w:type="dxa"/>
            <w:shd w:val="clear" w:color="auto" w:fill="auto"/>
            <w:vAlign w:val="center"/>
          </w:tcPr>
          <w:p w14:paraId="07BFE413" w14:textId="3BF53DF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72" w:type="dxa"/>
            <w:shd w:val="clear" w:color="auto" w:fill="auto"/>
            <w:vAlign w:val="center"/>
          </w:tcPr>
          <w:p w14:paraId="679D5177" w14:textId="4A575F4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360" w:type="dxa"/>
            <w:tcBorders>
              <w:bottom w:val="single" w:sz="4" w:space="0" w:color="auto"/>
              <w:tr2bl w:val="nil"/>
            </w:tcBorders>
            <w:shd w:val="clear" w:color="auto" w:fill="auto"/>
            <w:vAlign w:val="center"/>
          </w:tcPr>
          <w:p w14:paraId="194B34A6" w14:textId="14EF479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73" w:type="dxa"/>
            <w:shd w:val="clear" w:color="auto" w:fill="auto"/>
            <w:vAlign w:val="center"/>
          </w:tcPr>
          <w:p w14:paraId="752F85CA" w14:textId="3A9A3E0D"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1022" w:type="dxa"/>
            <w:shd w:val="clear" w:color="auto" w:fill="auto"/>
            <w:vAlign w:val="center"/>
          </w:tcPr>
          <w:p w14:paraId="3B2C8D25" w14:textId="4A4B5C8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bottom w:val="single" w:sz="4" w:space="0" w:color="auto"/>
              <w:tr2bl w:val="single" w:sz="4" w:space="0" w:color="auto"/>
            </w:tcBorders>
            <w:shd w:val="clear" w:color="auto" w:fill="auto"/>
            <w:vAlign w:val="center"/>
          </w:tcPr>
          <w:p w14:paraId="372F9A89"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3848484C" w14:textId="48297EC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居住地址</w:t>
            </w:r>
          </w:p>
        </w:tc>
      </w:tr>
      <w:tr w:rsidR="003B14F3" w:rsidRPr="000766FB" w14:paraId="74554FE9" w14:textId="77777777" w:rsidTr="00A305D8">
        <w:trPr>
          <w:trHeight w:val="406"/>
        </w:trPr>
        <w:tc>
          <w:tcPr>
            <w:tcW w:w="1464" w:type="dxa"/>
            <w:shd w:val="clear" w:color="auto" w:fill="auto"/>
            <w:vAlign w:val="center"/>
          </w:tcPr>
          <w:p w14:paraId="0F091325" w14:textId="7AF1B36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wage</w:t>
            </w:r>
          </w:p>
        </w:tc>
        <w:tc>
          <w:tcPr>
            <w:tcW w:w="1047" w:type="dxa"/>
            <w:shd w:val="clear" w:color="auto" w:fill="auto"/>
            <w:vAlign w:val="center"/>
          </w:tcPr>
          <w:p w14:paraId="6A301EDF" w14:textId="08076B79" w:rsidR="00FC422D" w:rsidRPr="00A305D8" w:rsidRDefault="00FC422D" w:rsidP="003B14F3">
            <w:pPr>
              <w:adjustRightInd w:val="0"/>
              <w:snapToGrid w:val="0"/>
              <w:spacing w:line="300" w:lineRule="auto"/>
              <w:jc w:val="center"/>
              <w:rPr>
                <w:rFonts w:ascii="宋体" w:hAnsi="宋体"/>
                <w:caps/>
                <w:sz w:val="18"/>
                <w:szCs w:val="18"/>
              </w:rPr>
            </w:pPr>
            <w:r w:rsidRPr="00A305D8">
              <w:rPr>
                <w:rFonts w:ascii="宋体" w:hAnsi="宋体" w:hint="eastAsia"/>
                <w:caps/>
                <w:sz w:val="18"/>
                <w:szCs w:val="18"/>
              </w:rPr>
              <w:t>n</w:t>
            </w:r>
            <w:r w:rsidRPr="00A305D8">
              <w:rPr>
                <w:rFonts w:ascii="宋体" w:hAnsi="宋体"/>
                <w:caps/>
                <w:sz w:val="18"/>
                <w:szCs w:val="18"/>
              </w:rPr>
              <w:t>umber</w:t>
            </w:r>
          </w:p>
        </w:tc>
        <w:tc>
          <w:tcPr>
            <w:tcW w:w="672" w:type="dxa"/>
            <w:shd w:val="clear" w:color="auto" w:fill="auto"/>
            <w:vAlign w:val="center"/>
          </w:tcPr>
          <w:p w14:paraId="531D4633" w14:textId="03421AE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r w:rsidRPr="00A305D8">
              <w:rPr>
                <w:rFonts w:ascii="宋体" w:hAnsi="宋体"/>
                <w:sz w:val="18"/>
                <w:szCs w:val="18"/>
              </w:rPr>
              <w:t>0,2</w:t>
            </w:r>
          </w:p>
        </w:tc>
        <w:tc>
          <w:tcPr>
            <w:tcW w:w="1360" w:type="dxa"/>
            <w:tcBorders>
              <w:bottom w:val="single" w:sz="4" w:space="0" w:color="auto"/>
              <w:tr2bl w:val="nil"/>
            </w:tcBorders>
            <w:shd w:val="clear" w:color="auto" w:fill="auto"/>
            <w:vAlign w:val="center"/>
          </w:tcPr>
          <w:p w14:paraId="251AEFAA" w14:textId="695AC1D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0</w:t>
            </w:r>
          </w:p>
        </w:tc>
        <w:tc>
          <w:tcPr>
            <w:tcW w:w="673" w:type="dxa"/>
            <w:shd w:val="clear" w:color="auto" w:fill="auto"/>
            <w:vAlign w:val="center"/>
          </w:tcPr>
          <w:p w14:paraId="15691E22" w14:textId="0E56FFCA"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1022" w:type="dxa"/>
            <w:shd w:val="clear" w:color="auto" w:fill="auto"/>
            <w:vAlign w:val="center"/>
          </w:tcPr>
          <w:p w14:paraId="7CB5BBDD" w14:textId="678095C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89" w:type="dxa"/>
            <w:tcBorders>
              <w:bottom w:val="single" w:sz="4" w:space="0" w:color="auto"/>
              <w:tr2bl w:val="single" w:sz="4" w:space="0" w:color="auto"/>
            </w:tcBorders>
            <w:shd w:val="clear" w:color="auto" w:fill="auto"/>
            <w:vAlign w:val="center"/>
          </w:tcPr>
          <w:p w14:paraId="62F5125B"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6ECE1DAC" w14:textId="7BB6F9C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工资</w:t>
            </w:r>
          </w:p>
        </w:tc>
      </w:tr>
      <w:tr w:rsidR="003B14F3" w:rsidRPr="000766FB" w14:paraId="43D59614" w14:textId="77777777" w:rsidTr="00A305D8">
        <w:trPr>
          <w:trHeight w:val="406"/>
        </w:trPr>
        <w:tc>
          <w:tcPr>
            <w:tcW w:w="1464" w:type="dxa"/>
            <w:shd w:val="clear" w:color="auto" w:fill="auto"/>
            <w:vAlign w:val="center"/>
          </w:tcPr>
          <w:p w14:paraId="6A07E8DA" w14:textId="2DF656F4" w:rsidR="00FC422D" w:rsidRPr="00A305D8" w:rsidRDefault="00FC422D" w:rsidP="003B14F3">
            <w:pPr>
              <w:adjustRightInd w:val="0"/>
              <w:snapToGrid w:val="0"/>
              <w:spacing w:line="300" w:lineRule="auto"/>
              <w:jc w:val="center"/>
              <w:rPr>
                <w:rFonts w:ascii="宋体" w:hAnsi="宋体"/>
                <w:sz w:val="18"/>
                <w:szCs w:val="18"/>
              </w:rPr>
            </w:pPr>
            <w:proofErr w:type="spellStart"/>
            <w:r w:rsidRPr="00A305D8">
              <w:rPr>
                <w:rFonts w:ascii="宋体" w:hAnsi="宋体" w:hint="eastAsia"/>
                <w:sz w:val="18"/>
                <w:szCs w:val="18"/>
              </w:rPr>
              <w:t>driver</w:t>
            </w:r>
            <w:r w:rsidRPr="00A305D8">
              <w:rPr>
                <w:rFonts w:ascii="宋体" w:hAnsi="宋体"/>
                <w:sz w:val="18"/>
                <w:szCs w:val="18"/>
              </w:rPr>
              <w:t>_type</w:t>
            </w:r>
            <w:proofErr w:type="spellEnd"/>
          </w:p>
        </w:tc>
        <w:tc>
          <w:tcPr>
            <w:tcW w:w="1047" w:type="dxa"/>
            <w:shd w:val="clear" w:color="auto" w:fill="auto"/>
            <w:vAlign w:val="center"/>
          </w:tcPr>
          <w:p w14:paraId="4C7CDC05" w14:textId="700104FE"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72" w:type="dxa"/>
            <w:shd w:val="clear" w:color="auto" w:fill="auto"/>
            <w:vAlign w:val="center"/>
          </w:tcPr>
          <w:p w14:paraId="6D118A13" w14:textId="0B7EAA5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r w:rsidRPr="00A305D8">
              <w:rPr>
                <w:rFonts w:ascii="宋体" w:hAnsi="宋体"/>
                <w:sz w:val="18"/>
                <w:szCs w:val="18"/>
              </w:rPr>
              <w:t>00</w:t>
            </w:r>
          </w:p>
        </w:tc>
        <w:tc>
          <w:tcPr>
            <w:tcW w:w="1360" w:type="dxa"/>
            <w:tcBorders>
              <w:bottom w:val="single" w:sz="4" w:space="0" w:color="auto"/>
              <w:tr2bl w:val="nil"/>
            </w:tcBorders>
            <w:shd w:val="clear" w:color="auto" w:fill="auto"/>
            <w:vAlign w:val="center"/>
          </w:tcPr>
          <w:p w14:paraId="54EAE812" w14:textId="26FA9D86"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ULL</w:t>
            </w:r>
          </w:p>
        </w:tc>
        <w:tc>
          <w:tcPr>
            <w:tcW w:w="673" w:type="dxa"/>
            <w:shd w:val="clear" w:color="auto" w:fill="auto"/>
            <w:vAlign w:val="center"/>
          </w:tcPr>
          <w:p w14:paraId="52D5ED67" w14:textId="0B55ADD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1022" w:type="dxa"/>
            <w:shd w:val="clear" w:color="auto" w:fill="auto"/>
            <w:vAlign w:val="center"/>
          </w:tcPr>
          <w:p w14:paraId="740173B6" w14:textId="4FD2AC66"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89" w:type="dxa"/>
            <w:tcBorders>
              <w:bottom w:val="single" w:sz="4" w:space="0" w:color="auto"/>
              <w:tr2bl w:val="single" w:sz="4" w:space="0" w:color="auto"/>
            </w:tcBorders>
            <w:shd w:val="clear" w:color="auto" w:fill="auto"/>
            <w:vAlign w:val="center"/>
          </w:tcPr>
          <w:p w14:paraId="76C11183"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67C9CD4B" w14:textId="2CCCB25D"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驾照类型</w:t>
            </w:r>
          </w:p>
        </w:tc>
      </w:tr>
      <w:tr w:rsidR="003B14F3" w:rsidRPr="000766FB" w14:paraId="39575C57" w14:textId="77777777" w:rsidTr="00A305D8">
        <w:trPr>
          <w:trHeight w:val="406"/>
        </w:trPr>
        <w:tc>
          <w:tcPr>
            <w:tcW w:w="1464" w:type="dxa"/>
            <w:shd w:val="clear" w:color="auto" w:fill="auto"/>
            <w:vAlign w:val="center"/>
          </w:tcPr>
          <w:p w14:paraId="7EA5FE8B" w14:textId="77777777" w:rsidR="00FC422D" w:rsidRPr="00A305D8" w:rsidRDefault="00FC422D" w:rsidP="003B14F3">
            <w:pPr>
              <w:adjustRightInd w:val="0"/>
              <w:snapToGrid w:val="0"/>
              <w:spacing w:line="300" w:lineRule="auto"/>
              <w:jc w:val="center"/>
              <w:rPr>
                <w:rFonts w:ascii="宋体" w:hAnsi="宋体"/>
                <w:sz w:val="18"/>
                <w:szCs w:val="18"/>
              </w:rPr>
            </w:pPr>
            <w:proofErr w:type="spellStart"/>
            <w:r w:rsidRPr="00A305D8">
              <w:rPr>
                <w:rFonts w:ascii="宋体" w:hAnsi="宋体" w:hint="eastAsia"/>
                <w:sz w:val="18"/>
                <w:szCs w:val="18"/>
              </w:rPr>
              <w:t>c</w:t>
            </w:r>
            <w:r w:rsidRPr="00A305D8">
              <w:rPr>
                <w:rFonts w:ascii="宋体" w:hAnsi="宋体"/>
                <w:sz w:val="18"/>
                <w:szCs w:val="18"/>
              </w:rPr>
              <w:t>reate</w:t>
            </w:r>
            <w:r w:rsidRPr="00A305D8">
              <w:rPr>
                <w:rFonts w:ascii="宋体" w:hAnsi="宋体" w:hint="eastAsia"/>
                <w:sz w:val="18"/>
                <w:szCs w:val="18"/>
              </w:rPr>
              <w:t>d</w:t>
            </w:r>
            <w:r w:rsidRPr="00A305D8">
              <w:rPr>
                <w:rFonts w:ascii="宋体" w:hAnsi="宋体"/>
                <w:sz w:val="18"/>
                <w:szCs w:val="18"/>
              </w:rPr>
              <w:t>_time</w:t>
            </w:r>
            <w:proofErr w:type="spellEnd"/>
          </w:p>
        </w:tc>
        <w:tc>
          <w:tcPr>
            <w:tcW w:w="1047" w:type="dxa"/>
            <w:shd w:val="clear" w:color="auto" w:fill="auto"/>
            <w:vAlign w:val="center"/>
          </w:tcPr>
          <w:p w14:paraId="412307F7" w14:textId="77777777" w:rsidR="00FC422D" w:rsidRPr="00A305D8" w:rsidRDefault="00FC422D"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datetime</w:t>
            </w:r>
          </w:p>
        </w:tc>
        <w:tc>
          <w:tcPr>
            <w:tcW w:w="672" w:type="dxa"/>
            <w:tcBorders>
              <w:tr2bl w:val="single" w:sz="4" w:space="0" w:color="auto"/>
            </w:tcBorders>
            <w:shd w:val="clear" w:color="auto" w:fill="auto"/>
            <w:vAlign w:val="center"/>
          </w:tcPr>
          <w:p w14:paraId="77F5771A" w14:textId="77777777" w:rsidR="00FC422D" w:rsidRPr="00A305D8" w:rsidRDefault="00FC422D" w:rsidP="003B14F3">
            <w:pPr>
              <w:adjustRightInd w:val="0"/>
              <w:snapToGrid w:val="0"/>
              <w:spacing w:line="300" w:lineRule="auto"/>
              <w:jc w:val="center"/>
              <w:rPr>
                <w:rFonts w:ascii="宋体" w:hAnsi="宋体"/>
                <w:sz w:val="18"/>
                <w:szCs w:val="18"/>
              </w:rPr>
            </w:pPr>
          </w:p>
        </w:tc>
        <w:tc>
          <w:tcPr>
            <w:tcW w:w="1360" w:type="dxa"/>
            <w:tcBorders>
              <w:tr2bl w:val="nil"/>
            </w:tcBorders>
            <w:shd w:val="clear" w:color="auto" w:fill="auto"/>
            <w:vAlign w:val="center"/>
          </w:tcPr>
          <w:p w14:paraId="1EE721A0"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当前时间</w:t>
            </w:r>
          </w:p>
        </w:tc>
        <w:tc>
          <w:tcPr>
            <w:tcW w:w="673" w:type="dxa"/>
            <w:shd w:val="clear" w:color="auto" w:fill="auto"/>
            <w:vAlign w:val="center"/>
          </w:tcPr>
          <w:p w14:paraId="2401B04C"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1022" w:type="dxa"/>
            <w:shd w:val="clear" w:color="auto" w:fill="auto"/>
            <w:vAlign w:val="center"/>
          </w:tcPr>
          <w:p w14:paraId="6FD51DC9"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tr2bl w:val="single" w:sz="4" w:space="0" w:color="auto"/>
            </w:tcBorders>
            <w:shd w:val="clear" w:color="auto" w:fill="auto"/>
            <w:vAlign w:val="center"/>
          </w:tcPr>
          <w:p w14:paraId="5DE4A17A"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2713B018"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数据创建时间</w:t>
            </w:r>
          </w:p>
        </w:tc>
      </w:tr>
      <w:tr w:rsidR="003B14F3" w:rsidRPr="000766FB" w14:paraId="251F9DB6" w14:textId="77777777" w:rsidTr="00A305D8">
        <w:trPr>
          <w:trHeight w:val="406"/>
        </w:trPr>
        <w:tc>
          <w:tcPr>
            <w:tcW w:w="1464" w:type="dxa"/>
            <w:shd w:val="clear" w:color="auto" w:fill="auto"/>
            <w:vAlign w:val="center"/>
          </w:tcPr>
          <w:p w14:paraId="677E445A"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e</w:t>
            </w:r>
            <w:r w:rsidRPr="00A305D8">
              <w:rPr>
                <w:rFonts w:ascii="宋体" w:hAnsi="宋体"/>
                <w:sz w:val="18"/>
                <w:szCs w:val="18"/>
              </w:rPr>
              <w:t>nable</w:t>
            </w:r>
          </w:p>
        </w:tc>
        <w:tc>
          <w:tcPr>
            <w:tcW w:w="1047" w:type="dxa"/>
            <w:shd w:val="clear" w:color="auto" w:fill="auto"/>
            <w:vAlign w:val="center"/>
          </w:tcPr>
          <w:p w14:paraId="72112D39" w14:textId="77777777" w:rsidR="00FC422D" w:rsidRPr="00A305D8" w:rsidRDefault="00FC422D"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tinyint</w:t>
            </w:r>
          </w:p>
        </w:tc>
        <w:tc>
          <w:tcPr>
            <w:tcW w:w="672" w:type="dxa"/>
            <w:shd w:val="clear" w:color="auto" w:fill="auto"/>
            <w:vAlign w:val="center"/>
          </w:tcPr>
          <w:p w14:paraId="1800DF91"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4</w:t>
            </w:r>
          </w:p>
        </w:tc>
        <w:tc>
          <w:tcPr>
            <w:tcW w:w="1360" w:type="dxa"/>
            <w:tcBorders>
              <w:tr2bl w:val="nil"/>
            </w:tcBorders>
            <w:shd w:val="clear" w:color="auto" w:fill="auto"/>
            <w:vAlign w:val="center"/>
          </w:tcPr>
          <w:p w14:paraId="748D7AE4"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p>
        </w:tc>
        <w:tc>
          <w:tcPr>
            <w:tcW w:w="673" w:type="dxa"/>
            <w:shd w:val="clear" w:color="auto" w:fill="auto"/>
            <w:vAlign w:val="center"/>
          </w:tcPr>
          <w:p w14:paraId="72B06606"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1022" w:type="dxa"/>
            <w:shd w:val="clear" w:color="auto" w:fill="auto"/>
            <w:vAlign w:val="center"/>
          </w:tcPr>
          <w:p w14:paraId="7446F547"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tr2bl w:val="single" w:sz="4" w:space="0" w:color="auto"/>
            </w:tcBorders>
            <w:shd w:val="clear" w:color="auto" w:fill="auto"/>
            <w:vAlign w:val="center"/>
          </w:tcPr>
          <w:p w14:paraId="613CA3CB"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6E649E73"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数据是否有效</w:t>
            </w:r>
          </w:p>
        </w:tc>
      </w:tr>
    </w:tbl>
    <w:p w14:paraId="09DE35ED" w14:textId="723201F2" w:rsidR="00605D24" w:rsidRPr="001C4420" w:rsidDel="003C664A" w:rsidRDefault="00605D24" w:rsidP="00927750">
      <w:pPr>
        <w:pStyle w:val="ae"/>
        <w:spacing w:beforeLines="50" w:before="120" w:afterLines="50" w:after="120" w:line="300" w:lineRule="auto"/>
        <w:jc w:val="center"/>
        <w:rPr>
          <w:del w:id="83" w:author="lff" w:date="2020-03-20T11:26:00Z"/>
          <w:rFonts w:ascii="宋体" w:eastAsia="宋体" w:hAnsi="宋体"/>
          <w:b/>
          <w:bCs/>
          <w:sz w:val="24"/>
          <w:szCs w:val="24"/>
          <w:rPrChange w:id="84" w:author="lff" w:date="2020-03-20T11:22:00Z">
            <w:rPr>
              <w:del w:id="85" w:author="lff" w:date="2020-03-20T11:26:00Z"/>
              <w:rFonts w:ascii="宋体" w:hAnsi="宋体"/>
              <w:sz w:val="24"/>
            </w:rPr>
          </w:rPrChange>
        </w:rPr>
        <w:pPrChange w:id="86" w:author="lff" w:date="2020-03-20T11:22:00Z">
          <w:pPr>
            <w:adjustRightInd w:val="0"/>
            <w:snapToGrid w:val="0"/>
            <w:spacing w:line="300" w:lineRule="auto"/>
            <w:jc w:val="center"/>
          </w:pPr>
        </w:pPrChange>
      </w:pPr>
      <w:del w:id="87" w:author="lff" w:date="2020-03-20T11:26:00Z">
        <w:r w:rsidRPr="001C4420" w:rsidDel="003C664A">
          <w:rPr>
            <w:rFonts w:ascii="宋体" w:eastAsia="宋体" w:hAnsi="宋体" w:hint="eastAsia"/>
            <w:b/>
            <w:bCs/>
            <w:sz w:val="24"/>
            <w:szCs w:val="24"/>
            <w:rPrChange w:id="88" w:author="lff" w:date="2020-03-20T11:22:00Z">
              <w:rPr>
                <w:rFonts w:ascii="宋体" w:hAnsi="宋体" w:hint="eastAsia"/>
                <w:sz w:val="24"/>
              </w:rPr>
            </w:rPrChange>
          </w:rPr>
          <w:delText>表</w:delText>
        </w:r>
        <w:r w:rsidRPr="001C4420" w:rsidDel="003C664A">
          <w:rPr>
            <w:rFonts w:ascii="宋体" w:eastAsia="宋体" w:hAnsi="宋体"/>
            <w:b/>
            <w:bCs/>
            <w:sz w:val="24"/>
            <w:szCs w:val="24"/>
            <w:rPrChange w:id="89" w:author="lff" w:date="2020-03-20T11:22:00Z">
              <w:rPr>
                <w:rFonts w:ascii="宋体" w:hAnsi="宋体"/>
                <w:sz w:val="24"/>
              </w:rPr>
            </w:rPrChange>
          </w:rPr>
          <w:delText xml:space="preserve">3  </w:delText>
        </w:r>
        <w:r w:rsidR="004A3119" w:rsidRPr="001C4420" w:rsidDel="003C664A">
          <w:rPr>
            <w:rFonts w:ascii="宋体" w:eastAsia="宋体" w:hAnsi="宋体" w:hint="eastAsia"/>
            <w:b/>
            <w:bCs/>
            <w:sz w:val="24"/>
            <w:szCs w:val="24"/>
            <w:rPrChange w:id="90" w:author="lff" w:date="2020-03-20T11:22:00Z">
              <w:rPr>
                <w:rFonts w:ascii="宋体" w:hAnsi="宋体" w:hint="eastAsia"/>
                <w:sz w:val="24"/>
              </w:rPr>
            </w:rPrChange>
          </w:rPr>
          <w:delText>教练</w:delText>
        </w:r>
        <w:r w:rsidRPr="001C4420" w:rsidDel="003C664A">
          <w:rPr>
            <w:rFonts w:ascii="宋体" w:eastAsia="宋体" w:hAnsi="宋体" w:hint="eastAsia"/>
            <w:b/>
            <w:bCs/>
            <w:sz w:val="24"/>
            <w:szCs w:val="24"/>
            <w:rPrChange w:id="91" w:author="lff" w:date="2020-03-20T11:22:00Z">
              <w:rPr>
                <w:rFonts w:ascii="宋体" w:hAnsi="宋体" w:hint="eastAsia"/>
                <w:sz w:val="24"/>
              </w:rPr>
            </w:rPrChange>
          </w:rPr>
          <w:delText>表（</w:delText>
        </w:r>
        <w:r w:rsidR="004A3119" w:rsidRPr="001C4420" w:rsidDel="003C664A">
          <w:rPr>
            <w:rFonts w:ascii="宋体" w:eastAsia="宋体" w:hAnsi="宋体"/>
            <w:b/>
            <w:bCs/>
            <w:sz w:val="24"/>
            <w:szCs w:val="24"/>
            <w:rPrChange w:id="92" w:author="lff" w:date="2020-03-20T11:22:00Z">
              <w:rPr>
                <w:rFonts w:ascii="宋体" w:hAnsi="宋体"/>
                <w:sz w:val="24"/>
              </w:rPr>
            </w:rPrChange>
          </w:rPr>
          <w:delText>driver_coach_archives</w:delText>
        </w:r>
        <w:r w:rsidRPr="001C4420" w:rsidDel="003C664A">
          <w:rPr>
            <w:rFonts w:ascii="宋体" w:eastAsia="宋体" w:hAnsi="宋体" w:hint="eastAsia"/>
            <w:b/>
            <w:bCs/>
            <w:sz w:val="24"/>
            <w:szCs w:val="24"/>
            <w:rPrChange w:id="93" w:author="lff" w:date="2020-03-20T11:22:00Z">
              <w:rPr>
                <w:rFonts w:ascii="宋体" w:hAnsi="宋体" w:hint="eastAsia"/>
                <w:sz w:val="24"/>
              </w:rPr>
            </w:rPrChange>
          </w:rPr>
          <w:delText>）</w:delText>
        </w:r>
      </w:del>
    </w:p>
    <w:p w14:paraId="5C4C879E" w14:textId="42DCD48F" w:rsidR="00605D24" w:rsidRDefault="006400FA" w:rsidP="004818B2">
      <w:pPr>
        <w:adjustRightInd w:val="0"/>
        <w:snapToGrid w:val="0"/>
        <w:spacing w:line="300" w:lineRule="auto"/>
        <w:ind w:firstLineChars="200" w:firstLine="480"/>
        <w:jc w:val="left"/>
        <w:rPr>
          <w:ins w:id="94" w:author="lff" w:date="2020-03-20T11:26:00Z"/>
          <w:rFonts w:ascii="宋体" w:hAnsi="宋体" w:hint="eastAsia"/>
          <w:sz w:val="24"/>
        </w:rPr>
      </w:pPr>
      <w:r>
        <w:rPr>
          <w:rFonts w:ascii="宋体" w:hAnsi="宋体" w:hint="eastAsia"/>
          <w:sz w:val="24"/>
        </w:rPr>
        <w:t>通过中间桥表</w:t>
      </w:r>
      <w:r w:rsidR="00E355C6">
        <w:rPr>
          <w:rFonts w:ascii="宋体" w:hAnsi="宋体" w:hint="eastAsia"/>
          <w:sz w:val="24"/>
        </w:rPr>
        <w:t>（</w:t>
      </w:r>
      <w:proofErr w:type="spellStart"/>
      <w:r w:rsidR="00E355C6" w:rsidRPr="00E355C6">
        <w:rPr>
          <w:rFonts w:ascii="宋体" w:hAnsi="宋体"/>
          <w:sz w:val="24"/>
        </w:rPr>
        <w:t>student_associate_coach</w:t>
      </w:r>
      <w:proofErr w:type="spellEnd"/>
      <w:r w:rsidR="00E355C6">
        <w:rPr>
          <w:rFonts w:ascii="宋体" w:hAnsi="宋体" w:hint="eastAsia"/>
          <w:sz w:val="24"/>
        </w:rPr>
        <w:t>）</w:t>
      </w:r>
      <w:r>
        <w:rPr>
          <w:rFonts w:ascii="宋体" w:hAnsi="宋体" w:hint="eastAsia"/>
          <w:sz w:val="24"/>
        </w:rPr>
        <w:t>的方式，将</w:t>
      </w:r>
      <w:r w:rsidR="00A16A60">
        <w:rPr>
          <w:rFonts w:ascii="宋体" w:hAnsi="宋体" w:hint="eastAsia"/>
          <w:sz w:val="24"/>
        </w:rPr>
        <w:t>学员与教练建立多对多的关联关系</w:t>
      </w:r>
      <w:r w:rsidR="00E355C6">
        <w:rPr>
          <w:rFonts w:ascii="宋体" w:hAnsi="宋体" w:hint="eastAsia"/>
          <w:sz w:val="24"/>
        </w:rPr>
        <w:t>，关联关系的数据字典，如表</w:t>
      </w:r>
      <w:r w:rsidR="00E355C6">
        <w:rPr>
          <w:rFonts w:ascii="宋体" w:hAnsi="宋体"/>
          <w:sz w:val="24"/>
        </w:rPr>
        <w:t>4</w:t>
      </w:r>
      <w:r w:rsidR="00E355C6">
        <w:rPr>
          <w:rFonts w:ascii="宋体" w:hAnsi="宋体" w:hint="eastAsia"/>
          <w:sz w:val="24"/>
        </w:rPr>
        <w:t>所示。</w:t>
      </w:r>
    </w:p>
    <w:p w14:paraId="656622FD" w14:textId="77777777" w:rsidR="003C664A" w:rsidRPr="003C664A" w:rsidRDefault="003C664A" w:rsidP="003C664A">
      <w:pPr>
        <w:pStyle w:val="ae"/>
        <w:spacing w:beforeLines="50" w:before="120" w:afterLines="50" w:after="120" w:line="300" w:lineRule="auto"/>
        <w:jc w:val="center"/>
        <w:rPr>
          <w:ins w:id="95" w:author="lff" w:date="2020-03-20T11:26:00Z"/>
          <w:rFonts w:ascii="宋体" w:eastAsia="宋体" w:hAnsi="宋体"/>
          <w:b/>
          <w:bCs/>
          <w:sz w:val="24"/>
          <w:szCs w:val="24"/>
        </w:rPr>
      </w:pPr>
      <w:ins w:id="96" w:author="lff" w:date="2020-03-20T11:26:00Z">
        <w:r w:rsidRPr="003C664A">
          <w:rPr>
            <w:rFonts w:ascii="宋体" w:eastAsia="宋体" w:hAnsi="宋体" w:hint="eastAsia"/>
            <w:b/>
            <w:bCs/>
            <w:sz w:val="24"/>
            <w:szCs w:val="24"/>
          </w:rPr>
          <w:t>表</w:t>
        </w:r>
        <w:r w:rsidRPr="003C664A">
          <w:rPr>
            <w:rFonts w:ascii="宋体" w:eastAsia="宋体" w:hAnsi="宋体"/>
            <w:b/>
            <w:bCs/>
            <w:sz w:val="24"/>
            <w:szCs w:val="24"/>
          </w:rPr>
          <w:t xml:space="preserve">4  </w:t>
        </w:r>
        <w:r w:rsidRPr="003C664A">
          <w:rPr>
            <w:rFonts w:ascii="宋体" w:eastAsia="宋体" w:hAnsi="宋体" w:hint="eastAsia"/>
            <w:b/>
            <w:bCs/>
            <w:sz w:val="24"/>
            <w:szCs w:val="24"/>
          </w:rPr>
          <w:t>学员教练关联表（</w:t>
        </w:r>
        <w:proofErr w:type="spellStart"/>
        <w:r w:rsidRPr="003C664A">
          <w:rPr>
            <w:rFonts w:ascii="宋体" w:eastAsia="宋体" w:hAnsi="宋体"/>
            <w:b/>
            <w:bCs/>
            <w:sz w:val="24"/>
            <w:szCs w:val="24"/>
          </w:rPr>
          <w:t>student_associate_coach</w:t>
        </w:r>
        <w:proofErr w:type="spellEnd"/>
        <w:r w:rsidRPr="003C664A">
          <w:rPr>
            <w:rFonts w:ascii="宋体" w:eastAsia="宋体" w:hAnsi="宋体" w:hint="eastAsia"/>
            <w:b/>
            <w:bCs/>
            <w:sz w:val="24"/>
            <w:szCs w:val="24"/>
          </w:rPr>
          <w:t>）</w:t>
        </w:r>
      </w:ins>
    </w:p>
    <w:p w14:paraId="5ACAD555" w14:textId="77777777" w:rsidR="003C664A" w:rsidRDefault="003C664A" w:rsidP="003C664A">
      <w:pPr>
        <w:adjustRightInd w:val="0"/>
        <w:snapToGrid w:val="0"/>
        <w:spacing w:line="300" w:lineRule="auto"/>
        <w:jc w:val="center"/>
        <w:rPr>
          <w:rFonts w:ascii="宋体" w:hAnsi="宋体"/>
          <w:sz w:val="24"/>
        </w:rPr>
        <w:pPrChange w:id="97" w:author="lff" w:date="2020-03-20T11:26:00Z">
          <w:pPr>
            <w:adjustRightInd w:val="0"/>
            <w:snapToGrid w:val="0"/>
            <w:spacing w:line="300" w:lineRule="auto"/>
            <w:ind w:firstLineChars="200" w:firstLine="480"/>
            <w:jc w:val="left"/>
          </w:pPr>
        </w:pPrChange>
      </w:pP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8"/>
        <w:gridCol w:w="1020"/>
        <w:gridCol w:w="631"/>
        <w:gridCol w:w="1209"/>
        <w:gridCol w:w="633"/>
        <w:gridCol w:w="918"/>
        <w:gridCol w:w="792"/>
        <w:gridCol w:w="1548"/>
      </w:tblGrid>
      <w:tr w:rsidR="003B14F3" w:rsidRPr="003B14F3" w14:paraId="0B92F19C" w14:textId="77777777" w:rsidTr="00A305D8">
        <w:trPr>
          <w:trHeight w:val="434"/>
        </w:trPr>
        <w:tc>
          <w:tcPr>
            <w:tcW w:w="1948" w:type="dxa"/>
            <w:shd w:val="clear" w:color="auto" w:fill="auto"/>
            <w:vAlign w:val="center"/>
          </w:tcPr>
          <w:p w14:paraId="03314A23"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字段名</w:t>
            </w:r>
          </w:p>
        </w:tc>
        <w:tc>
          <w:tcPr>
            <w:tcW w:w="1020" w:type="dxa"/>
            <w:shd w:val="clear" w:color="auto" w:fill="auto"/>
            <w:vAlign w:val="center"/>
          </w:tcPr>
          <w:p w14:paraId="14F5E0B5"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w:t>
            </w:r>
          </w:p>
          <w:p w14:paraId="37BA37E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类型</w:t>
            </w:r>
          </w:p>
        </w:tc>
        <w:tc>
          <w:tcPr>
            <w:tcW w:w="631" w:type="dxa"/>
            <w:shd w:val="clear" w:color="auto" w:fill="auto"/>
            <w:vAlign w:val="center"/>
          </w:tcPr>
          <w:p w14:paraId="7DFE7F16"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长度</w:t>
            </w:r>
          </w:p>
        </w:tc>
        <w:tc>
          <w:tcPr>
            <w:tcW w:w="1209" w:type="dxa"/>
            <w:tcBorders>
              <w:bottom w:val="single" w:sz="4" w:space="0" w:color="auto"/>
            </w:tcBorders>
            <w:shd w:val="clear" w:color="auto" w:fill="auto"/>
            <w:vAlign w:val="center"/>
          </w:tcPr>
          <w:p w14:paraId="275E72B8"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默认值</w:t>
            </w:r>
          </w:p>
        </w:tc>
        <w:tc>
          <w:tcPr>
            <w:tcW w:w="633" w:type="dxa"/>
            <w:shd w:val="clear" w:color="auto" w:fill="auto"/>
            <w:vAlign w:val="center"/>
          </w:tcPr>
          <w:p w14:paraId="6D63BCE8"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允许</w:t>
            </w:r>
          </w:p>
          <w:p w14:paraId="2652F5BC"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为空</w:t>
            </w:r>
          </w:p>
        </w:tc>
        <w:tc>
          <w:tcPr>
            <w:tcW w:w="918" w:type="dxa"/>
            <w:shd w:val="clear" w:color="auto" w:fill="auto"/>
            <w:vAlign w:val="center"/>
          </w:tcPr>
          <w:p w14:paraId="57AA0509"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自动递增</w:t>
            </w:r>
          </w:p>
        </w:tc>
        <w:tc>
          <w:tcPr>
            <w:tcW w:w="792" w:type="dxa"/>
            <w:shd w:val="clear" w:color="auto" w:fill="auto"/>
            <w:vAlign w:val="center"/>
          </w:tcPr>
          <w:p w14:paraId="30901F02"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w:t>
            </w:r>
            <w:proofErr w:type="gramStart"/>
            <w:r w:rsidRPr="00A305D8">
              <w:rPr>
                <w:rFonts w:ascii="宋体" w:hAnsi="宋体" w:hint="eastAsia"/>
                <w:sz w:val="18"/>
                <w:szCs w:val="18"/>
              </w:rPr>
              <w:t>外键</w:t>
            </w:r>
            <w:proofErr w:type="gramEnd"/>
          </w:p>
        </w:tc>
        <w:tc>
          <w:tcPr>
            <w:tcW w:w="1548" w:type="dxa"/>
            <w:shd w:val="clear" w:color="auto" w:fill="auto"/>
            <w:vAlign w:val="center"/>
          </w:tcPr>
          <w:p w14:paraId="2402696B"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备注</w:t>
            </w:r>
          </w:p>
        </w:tc>
      </w:tr>
      <w:tr w:rsidR="003B14F3" w:rsidRPr="003B14F3" w14:paraId="75D8983D" w14:textId="77777777" w:rsidTr="00A305D8">
        <w:trPr>
          <w:trHeight w:val="434"/>
        </w:trPr>
        <w:tc>
          <w:tcPr>
            <w:tcW w:w="1948" w:type="dxa"/>
            <w:shd w:val="clear" w:color="auto" w:fill="auto"/>
            <w:vAlign w:val="center"/>
          </w:tcPr>
          <w:p w14:paraId="1F4BA8F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sz w:val="18"/>
                <w:szCs w:val="18"/>
              </w:rPr>
              <w:lastRenderedPageBreak/>
              <w:t>id</w:t>
            </w:r>
          </w:p>
        </w:tc>
        <w:tc>
          <w:tcPr>
            <w:tcW w:w="1020" w:type="dxa"/>
            <w:shd w:val="clear" w:color="auto" w:fill="auto"/>
            <w:vAlign w:val="center"/>
          </w:tcPr>
          <w:p w14:paraId="349CF307"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31" w:type="dxa"/>
            <w:shd w:val="clear" w:color="auto" w:fill="auto"/>
            <w:vAlign w:val="center"/>
          </w:tcPr>
          <w:p w14:paraId="04242658"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209" w:type="dxa"/>
            <w:tcBorders>
              <w:bottom w:val="single" w:sz="4" w:space="0" w:color="auto"/>
              <w:tr2bl w:val="single" w:sz="4" w:space="0" w:color="auto"/>
            </w:tcBorders>
            <w:shd w:val="clear" w:color="auto" w:fill="auto"/>
            <w:vAlign w:val="center"/>
          </w:tcPr>
          <w:p w14:paraId="79DFA66D" w14:textId="77777777" w:rsidR="00E355C6" w:rsidRPr="00A305D8" w:rsidRDefault="00E355C6" w:rsidP="003B14F3">
            <w:pPr>
              <w:adjustRightInd w:val="0"/>
              <w:snapToGrid w:val="0"/>
              <w:spacing w:line="300" w:lineRule="auto"/>
              <w:jc w:val="center"/>
              <w:rPr>
                <w:rFonts w:ascii="宋体" w:hAnsi="宋体"/>
                <w:sz w:val="18"/>
                <w:szCs w:val="18"/>
              </w:rPr>
            </w:pPr>
          </w:p>
        </w:tc>
        <w:tc>
          <w:tcPr>
            <w:tcW w:w="633" w:type="dxa"/>
            <w:shd w:val="clear" w:color="auto" w:fill="auto"/>
            <w:vAlign w:val="center"/>
          </w:tcPr>
          <w:p w14:paraId="1400A71A"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918" w:type="dxa"/>
            <w:tcBorders>
              <w:bottom w:val="single" w:sz="4" w:space="0" w:color="auto"/>
            </w:tcBorders>
            <w:shd w:val="clear" w:color="auto" w:fill="auto"/>
            <w:vAlign w:val="center"/>
          </w:tcPr>
          <w:p w14:paraId="78173B87"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792" w:type="dxa"/>
            <w:tcBorders>
              <w:bottom w:val="single" w:sz="4" w:space="0" w:color="auto"/>
            </w:tcBorders>
            <w:shd w:val="clear" w:color="auto" w:fill="auto"/>
            <w:vAlign w:val="center"/>
          </w:tcPr>
          <w:p w14:paraId="2E5394E4"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P</w:t>
            </w:r>
          </w:p>
        </w:tc>
        <w:tc>
          <w:tcPr>
            <w:tcW w:w="1548" w:type="dxa"/>
            <w:shd w:val="clear" w:color="auto" w:fill="auto"/>
            <w:vAlign w:val="center"/>
          </w:tcPr>
          <w:p w14:paraId="5783C99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主键i</w:t>
            </w:r>
            <w:r w:rsidRPr="00A305D8">
              <w:rPr>
                <w:rFonts w:ascii="宋体" w:hAnsi="宋体"/>
                <w:sz w:val="18"/>
                <w:szCs w:val="18"/>
              </w:rPr>
              <w:t>d</w:t>
            </w:r>
          </w:p>
        </w:tc>
      </w:tr>
      <w:tr w:rsidR="003B14F3" w:rsidRPr="003B14F3" w14:paraId="6FA9395C" w14:textId="77777777" w:rsidTr="00A305D8">
        <w:trPr>
          <w:trHeight w:val="434"/>
        </w:trPr>
        <w:tc>
          <w:tcPr>
            <w:tcW w:w="1948" w:type="dxa"/>
            <w:shd w:val="clear" w:color="auto" w:fill="auto"/>
            <w:vAlign w:val="center"/>
          </w:tcPr>
          <w:p w14:paraId="4C868AAC" w14:textId="18D698AE" w:rsidR="00E355C6" w:rsidRPr="00A305D8" w:rsidRDefault="001E021D" w:rsidP="003B14F3">
            <w:pPr>
              <w:adjustRightInd w:val="0"/>
              <w:snapToGrid w:val="0"/>
              <w:spacing w:line="300" w:lineRule="auto"/>
              <w:jc w:val="center"/>
              <w:rPr>
                <w:rFonts w:ascii="宋体" w:hAnsi="宋体"/>
                <w:sz w:val="18"/>
                <w:szCs w:val="18"/>
              </w:rPr>
            </w:pPr>
            <w:proofErr w:type="spellStart"/>
            <w:r w:rsidRPr="00A305D8">
              <w:rPr>
                <w:rFonts w:ascii="宋体" w:hAnsi="宋体" w:hint="eastAsia"/>
                <w:sz w:val="18"/>
                <w:szCs w:val="18"/>
              </w:rPr>
              <w:t>student</w:t>
            </w:r>
            <w:r w:rsidRPr="00A305D8">
              <w:rPr>
                <w:rFonts w:ascii="宋体" w:hAnsi="宋体"/>
                <w:sz w:val="18"/>
                <w:szCs w:val="18"/>
              </w:rPr>
              <w:t>_id</w:t>
            </w:r>
            <w:proofErr w:type="spellEnd"/>
          </w:p>
        </w:tc>
        <w:tc>
          <w:tcPr>
            <w:tcW w:w="1020" w:type="dxa"/>
            <w:shd w:val="clear" w:color="auto" w:fill="auto"/>
            <w:vAlign w:val="center"/>
          </w:tcPr>
          <w:p w14:paraId="6082B582"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31" w:type="dxa"/>
            <w:shd w:val="clear" w:color="auto" w:fill="auto"/>
            <w:vAlign w:val="center"/>
          </w:tcPr>
          <w:p w14:paraId="117A31F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209" w:type="dxa"/>
            <w:tcBorders>
              <w:bottom w:val="single" w:sz="4" w:space="0" w:color="auto"/>
              <w:tr2bl w:val="single" w:sz="4" w:space="0" w:color="auto"/>
            </w:tcBorders>
            <w:shd w:val="clear" w:color="auto" w:fill="auto"/>
            <w:vAlign w:val="center"/>
          </w:tcPr>
          <w:p w14:paraId="17DAABBE" w14:textId="77777777" w:rsidR="00E355C6" w:rsidRPr="00A305D8" w:rsidRDefault="00E355C6" w:rsidP="003B14F3">
            <w:pPr>
              <w:adjustRightInd w:val="0"/>
              <w:snapToGrid w:val="0"/>
              <w:spacing w:line="300" w:lineRule="auto"/>
              <w:jc w:val="center"/>
              <w:rPr>
                <w:rFonts w:ascii="宋体" w:hAnsi="宋体"/>
                <w:sz w:val="18"/>
                <w:szCs w:val="18"/>
              </w:rPr>
            </w:pPr>
          </w:p>
        </w:tc>
        <w:tc>
          <w:tcPr>
            <w:tcW w:w="633" w:type="dxa"/>
            <w:shd w:val="clear" w:color="auto" w:fill="auto"/>
            <w:vAlign w:val="center"/>
          </w:tcPr>
          <w:p w14:paraId="3AFB4C8C"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918" w:type="dxa"/>
            <w:tcBorders>
              <w:tr2bl w:val="single" w:sz="4" w:space="0" w:color="auto"/>
            </w:tcBorders>
            <w:shd w:val="clear" w:color="auto" w:fill="auto"/>
            <w:vAlign w:val="center"/>
          </w:tcPr>
          <w:p w14:paraId="55B47D5C" w14:textId="77777777" w:rsidR="00E355C6" w:rsidRPr="00A305D8" w:rsidRDefault="00E355C6" w:rsidP="003B14F3">
            <w:pPr>
              <w:adjustRightInd w:val="0"/>
              <w:snapToGrid w:val="0"/>
              <w:spacing w:line="300" w:lineRule="auto"/>
              <w:jc w:val="center"/>
              <w:rPr>
                <w:rFonts w:ascii="宋体" w:hAnsi="宋体"/>
                <w:sz w:val="18"/>
                <w:szCs w:val="18"/>
              </w:rPr>
            </w:pPr>
          </w:p>
        </w:tc>
        <w:tc>
          <w:tcPr>
            <w:tcW w:w="792" w:type="dxa"/>
            <w:tcBorders>
              <w:bottom w:val="single" w:sz="4" w:space="0" w:color="auto"/>
              <w:tr2bl w:val="nil"/>
            </w:tcBorders>
            <w:shd w:val="clear" w:color="auto" w:fill="auto"/>
            <w:vAlign w:val="center"/>
          </w:tcPr>
          <w:p w14:paraId="083A1ED9"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548" w:type="dxa"/>
            <w:shd w:val="clear" w:color="auto" w:fill="auto"/>
            <w:vAlign w:val="center"/>
          </w:tcPr>
          <w:p w14:paraId="38BE17F1" w14:textId="42AB04DB" w:rsidR="00E355C6" w:rsidRPr="00A305D8" w:rsidRDefault="001E021D" w:rsidP="003B14F3">
            <w:pPr>
              <w:adjustRightInd w:val="0"/>
              <w:snapToGrid w:val="0"/>
              <w:spacing w:line="300" w:lineRule="auto"/>
              <w:jc w:val="center"/>
              <w:rPr>
                <w:rFonts w:ascii="宋体" w:hAnsi="宋体"/>
                <w:sz w:val="18"/>
                <w:szCs w:val="18"/>
              </w:rPr>
            </w:pPr>
            <w:proofErr w:type="gramStart"/>
            <w:r w:rsidRPr="00A305D8">
              <w:rPr>
                <w:rFonts w:ascii="宋体" w:hAnsi="宋体" w:hint="eastAsia"/>
                <w:sz w:val="18"/>
                <w:szCs w:val="18"/>
              </w:rPr>
              <w:t>学员表主键</w:t>
            </w:r>
            <w:proofErr w:type="gramEnd"/>
          </w:p>
        </w:tc>
      </w:tr>
      <w:tr w:rsidR="003B14F3" w:rsidRPr="003B14F3" w14:paraId="0D3E28B8" w14:textId="77777777" w:rsidTr="00A305D8">
        <w:trPr>
          <w:trHeight w:val="434"/>
        </w:trPr>
        <w:tc>
          <w:tcPr>
            <w:tcW w:w="1948" w:type="dxa"/>
            <w:shd w:val="clear" w:color="auto" w:fill="auto"/>
            <w:vAlign w:val="center"/>
          </w:tcPr>
          <w:p w14:paraId="4A0A8332" w14:textId="2066D8B5" w:rsidR="00E355C6" w:rsidRPr="00A305D8" w:rsidRDefault="001E021D" w:rsidP="003B14F3">
            <w:pPr>
              <w:adjustRightInd w:val="0"/>
              <w:snapToGrid w:val="0"/>
              <w:spacing w:line="300" w:lineRule="auto"/>
              <w:jc w:val="center"/>
              <w:rPr>
                <w:rFonts w:ascii="宋体" w:hAnsi="宋体"/>
                <w:sz w:val="18"/>
                <w:szCs w:val="18"/>
              </w:rPr>
            </w:pPr>
            <w:proofErr w:type="spellStart"/>
            <w:r w:rsidRPr="00A305D8">
              <w:rPr>
                <w:rFonts w:ascii="宋体" w:hAnsi="宋体" w:hint="eastAsia"/>
                <w:sz w:val="18"/>
                <w:szCs w:val="18"/>
              </w:rPr>
              <w:t>coach</w:t>
            </w:r>
            <w:r w:rsidRPr="00A305D8">
              <w:rPr>
                <w:rFonts w:ascii="宋体" w:hAnsi="宋体"/>
                <w:sz w:val="18"/>
                <w:szCs w:val="18"/>
              </w:rPr>
              <w:t>_id</w:t>
            </w:r>
            <w:proofErr w:type="spellEnd"/>
          </w:p>
        </w:tc>
        <w:tc>
          <w:tcPr>
            <w:tcW w:w="1020" w:type="dxa"/>
            <w:shd w:val="clear" w:color="auto" w:fill="auto"/>
            <w:vAlign w:val="center"/>
          </w:tcPr>
          <w:p w14:paraId="1057E9E9" w14:textId="0087F3C7"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31" w:type="dxa"/>
            <w:tcBorders>
              <w:bottom w:val="single" w:sz="4" w:space="0" w:color="auto"/>
            </w:tcBorders>
            <w:shd w:val="clear" w:color="auto" w:fill="auto"/>
            <w:vAlign w:val="center"/>
          </w:tcPr>
          <w:p w14:paraId="17B553D5" w14:textId="453A1B11"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209" w:type="dxa"/>
            <w:tcBorders>
              <w:tr2bl w:val="single" w:sz="4" w:space="0" w:color="auto"/>
            </w:tcBorders>
            <w:shd w:val="clear" w:color="auto" w:fill="auto"/>
            <w:vAlign w:val="center"/>
          </w:tcPr>
          <w:p w14:paraId="225DD119" w14:textId="612D3636" w:rsidR="00E355C6" w:rsidRPr="00A305D8" w:rsidRDefault="00E355C6" w:rsidP="003B14F3">
            <w:pPr>
              <w:adjustRightInd w:val="0"/>
              <w:snapToGrid w:val="0"/>
              <w:spacing w:line="300" w:lineRule="auto"/>
              <w:jc w:val="center"/>
              <w:rPr>
                <w:rFonts w:ascii="宋体" w:hAnsi="宋体"/>
                <w:sz w:val="18"/>
                <w:szCs w:val="18"/>
              </w:rPr>
            </w:pPr>
          </w:p>
        </w:tc>
        <w:tc>
          <w:tcPr>
            <w:tcW w:w="633" w:type="dxa"/>
            <w:shd w:val="clear" w:color="auto" w:fill="auto"/>
            <w:vAlign w:val="center"/>
          </w:tcPr>
          <w:p w14:paraId="042B60D6" w14:textId="08D9BF45"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18" w:type="dxa"/>
            <w:shd w:val="clear" w:color="auto" w:fill="auto"/>
            <w:vAlign w:val="center"/>
          </w:tcPr>
          <w:p w14:paraId="0F2EA06D"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792" w:type="dxa"/>
            <w:tcBorders>
              <w:tr2bl w:val="nil"/>
            </w:tcBorders>
            <w:shd w:val="clear" w:color="auto" w:fill="auto"/>
            <w:vAlign w:val="center"/>
          </w:tcPr>
          <w:p w14:paraId="0ACD2F4C" w14:textId="248B67ED"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548" w:type="dxa"/>
            <w:shd w:val="clear" w:color="auto" w:fill="auto"/>
            <w:vAlign w:val="center"/>
          </w:tcPr>
          <w:p w14:paraId="7C9C24D6" w14:textId="5B7ABB6A" w:rsidR="00E355C6" w:rsidRPr="00A305D8" w:rsidRDefault="001E021D" w:rsidP="003B14F3">
            <w:pPr>
              <w:adjustRightInd w:val="0"/>
              <w:snapToGrid w:val="0"/>
              <w:spacing w:line="300" w:lineRule="auto"/>
              <w:jc w:val="center"/>
              <w:rPr>
                <w:rFonts w:ascii="宋体" w:hAnsi="宋体"/>
                <w:sz w:val="18"/>
                <w:szCs w:val="18"/>
              </w:rPr>
            </w:pPr>
            <w:proofErr w:type="gramStart"/>
            <w:r w:rsidRPr="00A305D8">
              <w:rPr>
                <w:rFonts w:ascii="宋体" w:hAnsi="宋体" w:hint="eastAsia"/>
                <w:sz w:val="18"/>
                <w:szCs w:val="18"/>
              </w:rPr>
              <w:t>教练表主键</w:t>
            </w:r>
            <w:proofErr w:type="gramEnd"/>
          </w:p>
        </w:tc>
      </w:tr>
      <w:tr w:rsidR="003B14F3" w:rsidRPr="003B14F3" w14:paraId="6F56C5D6" w14:textId="77777777" w:rsidTr="00A305D8">
        <w:trPr>
          <w:trHeight w:val="434"/>
        </w:trPr>
        <w:tc>
          <w:tcPr>
            <w:tcW w:w="1948" w:type="dxa"/>
            <w:shd w:val="clear" w:color="auto" w:fill="auto"/>
            <w:vAlign w:val="center"/>
          </w:tcPr>
          <w:p w14:paraId="0C0D45DC" w14:textId="0DF03AE3" w:rsidR="00E355C6" w:rsidRPr="00A305D8" w:rsidRDefault="00585D61" w:rsidP="003B14F3">
            <w:pPr>
              <w:adjustRightInd w:val="0"/>
              <w:snapToGrid w:val="0"/>
              <w:spacing w:line="300" w:lineRule="auto"/>
              <w:jc w:val="center"/>
              <w:rPr>
                <w:rFonts w:ascii="宋体" w:hAnsi="宋体"/>
                <w:sz w:val="18"/>
                <w:szCs w:val="18"/>
              </w:rPr>
            </w:pPr>
            <w:proofErr w:type="spellStart"/>
            <w:r w:rsidRPr="00A305D8">
              <w:rPr>
                <w:rFonts w:ascii="宋体" w:hAnsi="宋体"/>
                <w:sz w:val="18"/>
                <w:szCs w:val="18"/>
              </w:rPr>
              <w:t>associate</w:t>
            </w:r>
            <w:r w:rsidRPr="00A305D8">
              <w:rPr>
                <w:rFonts w:ascii="宋体" w:hAnsi="宋体" w:hint="eastAsia"/>
                <w:sz w:val="18"/>
                <w:szCs w:val="18"/>
              </w:rPr>
              <w:t>d</w:t>
            </w:r>
            <w:r w:rsidRPr="00A305D8">
              <w:rPr>
                <w:rFonts w:ascii="宋体" w:hAnsi="宋体"/>
                <w:sz w:val="18"/>
                <w:szCs w:val="18"/>
              </w:rPr>
              <w:t>_time</w:t>
            </w:r>
            <w:proofErr w:type="spellEnd"/>
          </w:p>
        </w:tc>
        <w:tc>
          <w:tcPr>
            <w:tcW w:w="1020" w:type="dxa"/>
            <w:shd w:val="clear" w:color="auto" w:fill="auto"/>
            <w:vAlign w:val="center"/>
          </w:tcPr>
          <w:p w14:paraId="743DB3DA" w14:textId="0AC75E13" w:rsidR="00E355C6" w:rsidRPr="00A305D8" w:rsidRDefault="001E021D"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datetime</w:t>
            </w:r>
          </w:p>
        </w:tc>
        <w:tc>
          <w:tcPr>
            <w:tcW w:w="631" w:type="dxa"/>
            <w:tcBorders>
              <w:tr2bl w:val="single" w:sz="4" w:space="0" w:color="auto"/>
            </w:tcBorders>
            <w:shd w:val="clear" w:color="auto" w:fill="auto"/>
            <w:vAlign w:val="center"/>
          </w:tcPr>
          <w:p w14:paraId="7E29B577" w14:textId="5FC51C26" w:rsidR="00E355C6" w:rsidRPr="00A305D8" w:rsidRDefault="00E355C6" w:rsidP="003B14F3">
            <w:pPr>
              <w:adjustRightInd w:val="0"/>
              <w:snapToGrid w:val="0"/>
              <w:spacing w:line="300" w:lineRule="auto"/>
              <w:jc w:val="center"/>
              <w:rPr>
                <w:rFonts w:ascii="宋体" w:hAnsi="宋体"/>
                <w:sz w:val="18"/>
                <w:szCs w:val="18"/>
              </w:rPr>
            </w:pPr>
          </w:p>
        </w:tc>
        <w:tc>
          <w:tcPr>
            <w:tcW w:w="1209" w:type="dxa"/>
            <w:tcBorders>
              <w:tr2bl w:val="nil"/>
            </w:tcBorders>
            <w:shd w:val="clear" w:color="auto" w:fill="auto"/>
            <w:vAlign w:val="center"/>
          </w:tcPr>
          <w:p w14:paraId="21239F6D" w14:textId="5A108F9D" w:rsidR="00E355C6" w:rsidRPr="00A305D8" w:rsidRDefault="00D25265"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当前时间</w:t>
            </w:r>
          </w:p>
        </w:tc>
        <w:tc>
          <w:tcPr>
            <w:tcW w:w="633" w:type="dxa"/>
            <w:shd w:val="clear" w:color="auto" w:fill="auto"/>
            <w:vAlign w:val="center"/>
          </w:tcPr>
          <w:p w14:paraId="6EA7E28D" w14:textId="371E3E05"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sz w:val="18"/>
                <w:szCs w:val="18"/>
              </w:rPr>
              <w:t>NO</w:t>
            </w:r>
          </w:p>
        </w:tc>
        <w:tc>
          <w:tcPr>
            <w:tcW w:w="918" w:type="dxa"/>
            <w:shd w:val="clear" w:color="auto" w:fill="auto"/>
            <w:vAlign w:val="center"/>
          </w:tcPr>
          <w:p w14:paraId="39AB1FC7"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792" w:type="dxa"/>
            <w:tcBorders>
              <w:tr2bl w:val="single" w:sz="4" w:space="0" w:color="auto"/>
            </w:tcBorders>
            <w:shd w:val="clear" w:color="auto" w:fill="auto"/>
            <w:vAlign w:val="center"/>
          </w:tcPr>
          <w:p w14:paraId="74EEE623" w14:textId="77777777" w:rsidR="00E355C6" w:rsidRPr="00A305D8" w:rsidRDefault="00E355C6" w:rsidP="003B14F3">
            <w:pPr>
              <w:adjustRightInd w:val="0"/>
              <w:snapToGrid w:val="0"/>
              <w:spacing w:line="300" w:lineRule="auto"/>
              <w:jc w:val="center"/>
              <w:rPr>
                <w:rFonts w:ascii="宋体" w:hAnsi="宋体"/>
                <w:sz w:val="18"/>
                <w:szCs w:val="18"/>
              </w:rPr>
            </w:pPr>
          </w:p>
        </w:tc>
        <w:tc>
          <w:tcPr>
            <w:tcW w:w="1548" w:type="dxa"/>
            <w:shd w:val="clear" w:color="auto" w:fill="auto"/>
            <w:vAlign w:val="center"/>
          </w:tcPr>
          <w:p w14:paraId="0BFFCC8C" w14:textId="5B6E0BA8"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关联时间</w:t>
            </w:r>
          </w:p>
        </w:tc>
      </w:tr>
      <w:tr w:rsidR="003B14F3" w:rsidRPr="003B14F3" w14:paraId="55873E04" w14:textId="77777777" w:rsidTr="00A305D8">
        <w:trPr>
          <w:trHeight w:val="434"/>
        </w:trPr>
        <w:tc>
          <w:tcPr>
            <w:tcW w:w="1948" w:type="dxa"/>
            <w:shd w:val="clear" w:color="auto" w:fill="auto"/>
            <w:vAlign w:val="center"/>
          </w:tcPr>
          <w:p w14:paraId="6EF09EAC" w14:textId="4EF98F4B" w:rsidR="00E355C6" w:rsidRPr="00A305D8" w:rsidRDefault="00585D61"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comment</w:t>
            </w:r>
          </w:p>
        </w:tc>
        <w:tc>
          <w:tcPr>
            <w:tcW w:w="1020" w:type="dxa"/>
            <w:shd w:val="clear" w:color="auto" w:fill="auto"/>
            <w:vAlign w:val="center"/>
          </w:tcPr>
          <w:p w14:paraId="2004171C"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31" w:type="dxa"/>
            <w:tcBorders>
              <w:tr2bl w:val="nil"/>
            </w:tcBorders>
            <w:shd w:val="clear" w:color="auto" w:fill="auto"/>
            <w:vAlign w:val="center"/>
          </w:tcPr>
          <w:p w14:paraId="57F752EE"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209" w:type="dxa"/>
            <w:tcBorders>
              <w:bottom w:val="single" w:sz="4" w:space="0" w:color="auto"/>
              <w:tr2bl w:val="nil"/>
            </w:tcBorders>
            <w:shd w:val="clear" w:color="auto" w:fill="auto"/>
            <w:vAlign w:val="center"/>
          </w:tcPr>
          <w:p w14:paraId="4635526C"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ULL</w:t>
            </w:r>
          </w:p>
        </w:tc>
        <w:tc>
          <w:tcPr>
            <w:tcW w:w="633" w:type="dxa"/>
            <w:shd w:val="clear" w:color="auto" w:fill="auto"/>
            <w:vAlign w:val="center"/>
          </w:tcPr>
          <w:p w14:paraId="06A7CA89"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918" w:type="dxa"/>
            <w:shd w:val="clear" w:color="auto" w:fill="auto"/>
            <w:vAlign w:val="center"/>
          </w:tcPr>
          <w:p w14:paraId="6E11A05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792" w:type="dxa"/>
            <w:tcBorders>
              <w:bottom w:val="single" w:sz="4" w:space="0" w:color="auto"/>
              <w:tr2bl w:val="single" w:sz="4" w:space="0" w:color="auto"/>
            </w:tcBorders>
            <w:shd w:val="clear" w:color="auto" w:fill="auto"/>
            <w:vAlign w:val="center"/>
          </w:tcPr>
          <w:p w14:paraId="35402642" w14:textId="77777777" w:rsidR="00E355C6" w:rsidRPr="00A305D8" w:rsidRDefault="00E355C6" w:rsidP="003B14F3">
            <w:pPr>
              <w:adjustRightInd w:val="0"/>
              <w:snapToGrid w:val="0"/>
              <w:spacing w:line="300" w:lineRule="auto"/>
              <w:jc w:val="center"/>
              <w:rPr>
                <w:rFonts w:ascii="宋体" w:hAnsi="宋体"/>
                <w:sz w:val="18"/>
                <w:szCs w:val="18"/>
              </w:rPr>
            </w:pPr>
          </w:p>
        </w:tc>
        <w:tc>
          <w:tcPr>
            <w:tcW w:w="1548" w:type="dxa"/>
            <w:shd w:val="clear" w:color="auto" w:fill="auto"/>
            <w:vAlign w:val="center"/>
          </w:tcPr>
          <w:p w14:paraId="79087BED" w14:textId="76884DA1" w:rsidR="00E355C6" w:rsidRPr="00A305D8" w:rsidRDefault="00585D61"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备注</w:t>
            </w:r>
          </w:p>
        </w:tc>
      </w:tr>
      <w:tr w:rsidR="003B14F3" w:rsidRPr="003B14F3" w14:paraId="49297115" w14:textId="77777777" w:rsidTr="00A305D8">
        <w:trPr>
          <w:trHeight w:val="434"/>
        </w:trPr>
        <w:tc>
          <w:tcPr>
            <w:tcW w:w="1948" w:type="dxa"/>
            <w:shd w:val="clear" w:color="auto" w:fill="auto"/>
            <w:vAlign w:val="center"/>
          </w:tcPr>
          <w:p w14:paraId="74E7BD3F" w14:textId="77777777" w:rsidR="00E355C6" w:rsidRPr="00A305D8" w:rsidRDefault="00E355C6" w:rsidP="003B14F3">
            <w:pPr>
              <w:adjustRightInd w:val="0"/>
              <w:snapToGrid w:val="0"/>
              <w:spacing w:line="300" w:lineRule="auto"/>
              <w:jc w:val="center"/>
              <w:rPr>
                <w:rFonts w:ascii="宋体" w:hAnsi="宋体"/>
                <w:sz w:val="18"/>
                <w:szCs w:val="18"/>
              </w:rPr>
            </w:pPr>
            <w:proofErr w:type="spellStart"/>
            <w:r w:rsidRPr="00A305D8">
              <w:rPr>
                <w:rFonts w:ascii="宋体" w:hAnsi="宋体" w:hint="eastAsia"/>
                <w:sz w:val="18"/>
                <w:szCs w:val="18"/>
              </w:rPr>
              <w:t>c</w:t>
            </w:r>
            <w:r w:rsidRPr="00A305D8">
              <w:rPr>
                <w:rFonts w:ascii="宋体" w:hAnsi="宋体"/>
                <w:sz w:val="18"/>
                <w:szCs w:val="18"/>
              </w:rPr>
              <w:t>reate</w:t>
            </w:r>
            <w:r w:rsidRPr="00A305D8">
              <w:rPr>
                <w:rFonts w:ascii="宋体" w:hAnsi="宋体" w:hint="eastAsia"/>
                <w:sz w:val="18"/>
                <w:szCs w:val="18"/>
              </w:rPr>
              <w:t>d</w:t>
            </w:r>
            <w:r w:rsidRPr="00A305D8">
              <w:rPr>
                <w:rFonts w:ascii="宋体" w:hAnsi="宋体"/>
                <w:sz w:val="18"/>
                <w:szCs w:val="18"/>
              </w:rPr>
              <w:t>_time</w:t>
            </w:r>
            <w:proofErr w:type="spellEnd"/>
          </w:p>
        </w:tc>
        <w:tc>
          <w:tcPr>
            <w:tcW w:w="1020" w:type="dxa"/>
            <w:shd w:val="clear" w:color="auto" w:fill="auto"/>
            <w:vAlign w:val="center"/>
          </w:tcPr>
          <w:p w14:paraId="795402DC"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caps/>
                <w:sz w:val="18"/>
                <w:szCs w:val="18"/>
              </w:rPr>
              <w:t>datetime</w:t>
            </w:r>
          </w:p>
        </w:tc>
        <w:tc>
          <w:tcPr>
            <w:tcW w:w="631" w:type="dxa"/>
            <w:tcBorders>
              <w:tr2bl w:val="single" w:sz="4" w:space="0" w:color="auto"/>
            </w:tcBorders>
            <w:shd w:val="clear" w:color="auto" w:fill="auto"/>
            <w:vAlign w:val="center"/>
          </w:tcPr>
          <w:p w14:paraId="26FE9E32" w14:textId="77777777" w:rsidR="00E355C6" w:rsidRPr="00A305D8" w:rsidRDefault="00E355C6" w:rsidP="003B14F3">
            <w:pPr>
              <w:adjustRightInd w:val="0"/>
              <w:snapToGrid w:val="0"/>
              <w:spacing w:line="300" w:lineRule="auto"/>
              <w:jc w:val="center"/>
              <w:rPr>
                <w:rFonts w:ascii="宋体" w:hAnsi="宋体"/>
                <w:sz w:val="18"/>
                <w:szCs w:val="18"/>
              </w:rPr>
            </w:pPr>
          </w:p>
        </w:tc>
        <w:tc>
          <w:tcPr>
            <w:tcW w:w="1209" w:type="dxa"/>
            <w:tcBorders>
              <w:tr2bl w:val="nil"/>
            </w:tcBorders>
            <w:shd w:val="clear" w:color="auto" w:fill="auto"/>
            <w:vAlign w:val="center"/>
          </w:tcPr>
          <w:p w14:paraId="1107A9C7"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当前时间</w:t>
            </w:r>
          </w:p>
        </w:tc>
        <w:tc>
          <w:tcPr>
            <w:tcW w:w="633" w:type="dxa"/>
            <w:shd w:val="clear" w:color="auto" w:fill="auto"/>
            <w:vAlign w:val="center"/>
          </w:tcPr>
          <w:p w14:paraId="6E08E0F3"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18" w:type="dxa"/>
            <w:shd w:val="clear" w:color="auto" w:fill="auto"/>
            <w:vAlign w:val="center"/>
          </w:tcPr>
          <w:p w14:paraId="65AACA2E"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792" w:type="dxa"/>
            <w:tcBorders>
              <w:tr2bl w:val="single" w:sz="4" w:space="0" w:color="auto"/>
            </w:tcBorders>
            <w:shd w:val="clear" w:color="auto" w:fill="auto"/>
            <w:vAlign w:val="center"/>
          </w:tcPr>
          <w:p w14:paraId="641B22F2" w14:textId="77777777" w:rsidR="00E355C6" w:rsidRPr="00A305D8" w:rsidRDefault="00E355C6" w:rsidP="003B14F3">
            <w:pPr>
              <w:adjustRightInd w:val="0"/>
              <w:snapToGrid w:val="0"/>
              <w:spacing w:line="300" w:lineRule="auto"/>
              <w:jc w:val="center"/>
              <w:rPr>
                <w:rFonts w:ascii="宋体" w:hAnsi="宋体"/>
                <w:sz w:val="18"/>
                <w:szCs w:val="18"/>
              </w:rPr>
            </w:pPr>
          </w:p>
        </w:tc>
        <w:tc>
          <w:tcPr>
            <w:tcW w:w="1548" w:type="dxa"/>
            <w:shd w:val="clear" w:color="auto" w:fill="auto"/>
            <w:vAlign w:val="center"/>
          </w:tcPr>
          <w:p w14:paraId="00188EC3"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数据创建时间</w:t>
            </w:r>
          </w:p>
        </w:tc>
      </w:tr>
      <w:tr w:rsidR="003B14F3" w:rsidRPr="003B14F3" w14:paraId="184D0021" w14:textId="77777777" w:rsidTr="00A305D8">
        <w:trPr>
          <w:trHeight w:val="434"/>
        </w:trPr>
        <w:tc>
          <w:tcPr>
            <w:tcW w:w="1948" w:type="dxa"/>
            <w:shd w:val="clear" w:color="auto" w:fill="auto"/>
            <w:vAlign w:val="center"/>
          </w:tcPr>
          <w:p w14:paraId="55E40CD8"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e</w:t>
            </w:r>
            <w:r w:rsidRPr="00A305D8">
              <w:rPr>
                <w:rFonts w:ascii="宋体" w:hAnsi="宋体"/>
                <w:sz w:val="18"/>
                <w:szCs w:val="18"/>
              </w:rPr>
              <w:t>nable</w:t>
            </w:r>
          </w:p>
        </w:tc>
        <w:tc>
          <w:tcPr>
            <w:tcW w:w="1020" w:type="dxa"/>
            <w:shd w:val="clear" w:color="auto" w:fill="auto"/>
            <w:vAlign w:val="center"/>
          </w:tcPr>
          <w:p w14:paraId="28CD9642" w14:textId="77777777" w:rsidR="00E355C6" w:rsidRPr="00A305D8" w:rsidRDefault="00E355C6"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tinyint</w:t>
            </w:r>
          </w:p>
        </w:tc>
        <w:tc>
          <w:tcPr>
            <w:tcW w:w="631" w:type="dxa"/>
            <w:shd w:val="clear" w:color="auto" w:fill="auto"/>
            <w:vAlign w:val="center"/>
          </w:tcPr>
          <w:p w14:paraId="720A290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4</w:t>
            </w:r>
          </w:p>
        </w:tc>
        <w:tc>
          <w:tcPr>
            <w:tcW w:w="1209" w:type="dxa"/>
            <w:tcBorders>
              <w:tr2bl w:val="nil"/>
            </w:tcBorders>
            <w:shd w:val="clear" w:color="auto" w:fill="auto"/>
            <w:vAlign w:val="center"/>
          </w:tcPr>
          <w:p w14:paraId="0AD41310"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p>
        </w:tc>
        <w:tc>
          <w:tcPr>
            <w:tcW w:w="633" w:type="dxa"/>
            <w:shd w:val="clear" w:color="auto" w:fill="auto"/>
            <w:vAlign w:val="center"/>
          </w:tcPr>
          <w:p w14:paraId="04EBFE7E"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18" w:type="dxa"/>
            <w:shd w:val="clear" w:color="auto" w:fill="auto"/>
            <w:vAlign w:val="center"/>
          </w:tcPr>
          <w:p w14:paraId="6C8EEBA8"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792" w:type="dxa"/>
            <w:tcBorders>
              <w:tr2bl w:val="single" w:sz="4" w:space="0" w:color="auto"/>
            </w:tcBorders>
            <w:shd w:val="clear" w:color="auto" w:fill="auto"/>
            <w:vAlign w:val="center"/>
          </w:tcPr>
          <w:p w14:paraId="41F37B9A" w14:textId="77777777" w:rsidR="00E355C6" w:rsidRPr="00A305D8" w:rsidRDefault="00E355C6" w:rsidP="003B14F3">
            <w:pPr>
              <w:adjustRightInd w:val="0"/>
              <w:snapToGrid w:val="0"/>
              <w:spacing w:line="300" w:lineRule="auto"/>
              <w:jc w:val="center"/>
              <w:rPr>
                <w:rFonts w:ascii="宋体" w:hAnsi="宋体"/>
                <w:sz w:val="18"/>
                <w:szCs w:val="18"/>
              </w:rPr>
            </w:pPr>
          </w:p>
        </w:tc>
        <w:tc>
          <w:tcPr>
            <w:tcW w:w="1548" w:type="dxa"/>
            <w:shd w:val="clear" w:color="auto" w:fill="auto"/>
            <w:vAlign w:val="center"/>
          </w:tcPr>
          <w:p w14:paraId="34D9884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数据是否有效</w:t>
            </w:r>
          </w:p>
        </w:tc>
      </w:tr>
    </w:tbl>
    <w:p w14:paraId="1C552D9D" w14:textId="2E1445E9" w:rsidR="00E355C6" w:rsidRPr="001C4420" w:rsidDel="003C664A" w:rsidRDefault="00E355C6" w:rsidP="00927750">
      <w:pPr>
        <w:pStyle w:val="ae"/>
        <w:spacing w:beforeLines="50" w:before="120" w:afterLines="50" w:after="120" w:line="300" w:lineRule="auto"/>
        <w:jc w:val="center"/>
        <w:rPr>
          <w:del w:id="98" w:author="lff" w:date="2020-03-20T11:26:00Z"/>
          <w:rFonts w:ascii="宋体" w:eastAsia="宋体" w:hAnsi="宋体"/>
          <w:b/>
          <w:bCs/>
          <w:sz w:val="24"/>
          <w:szCs w:val="24"/>
          <w:rPrChange w:id="99" w:author="lff" w:date="2020-03-20T11:22:00Z">
            <w:rPr>
              <w:del w:id="100" w:author="lff" w:date="2020-03-20T11:26:00Z"/>
              <w:rFonts w:ascii="宋体" w:hAnsi="宋体"/>
              <w:sz w:val="24"/>
            </w:rPr>
          </w:rPrChange>
        </w:rPr>
        <w:pPrChange w:id="101" w:author="lff" w:date="2020-03-20T11:22:00Z">
          <w:pPr>
            <w:adjustRightInd w:val="0"/>
            <w:snapToGrid w:val="0"/>
            <w:spacing w:line="300" w:lineRule="auto"/>
            <w:jc w:val="center"/>
          </w:pPr>
        </w:pPrChange>
      </w:pPr>
      <w:del w:id="102" w:author="lff" w:date="2020-03-20T11:26:00Z">
        <w:r w:rsidRPr="001C4420" w:rsidDel="003C664A">
          <w:rPr>
            <w:rFonts w:ascii="宋体" w:eastAsia="宋体" w:hAnsi="宋体" w:hint="eastAsia"/>
            <w:b/>
            <w:bCs/>
            <w:sz w:val="24"/>
            <w:szCs w:val="24"/>
            <w:rPrChange w:id="103" w:author="lff" w:date="2020-03-20T11:22:00Z">
              <w:rPr>
                <w:rFonts w:ascii="宋体" w:hAnsi="宋体" w:hint="eastAsia"/>
                <w:sz w:val="24"/>
              </w:rPr>
            </w:rPrChange>
          </w:rPr>
          <w:delText>表</w:delText>
        </w:r>
        <w:r w:rsidRPr="001C4420" w:rsidDel="003C664A">
          <w:rPr>
            <w:rFonts w:ascii="宋体" w:eastAsia="宋体" w:hAnsi="宋体"/>
            <w:b/>
            <w:bCs/>
            <w:sz w:val="24"/>
            <w:szCs w:val="24"/>
            <w:rPrChange w:id="104" w:author="lff" w:date="2020-03-20T11:22:00Z">
              <w:rPr>
                <w:rFonts w:ascii="宋体" w:hAnsi="宋体"/>
                <w:sz w:val="24"/>
              </w:rPr>
            </w:rPrChange>
          </w:rPr>
          <w:delText xml:space="preserve">4  </w:delText>
        </w:r>
        <w:r w:rsidR="00585D61" w:rsidRPr="001C4420" w:rsidDel="003C664A">
          <w:rPr>
            <w:rFonts w:ascii="宋体" w:eastAsia="宋体" w:hAnsi="宋体" w:hint="eastAsia"/>
            <w:b/>
            <w:bCs/>
            <w:sz w:val="24"/>
            <w:szCs w:val="24"/>
            <w:rPrChange w:id="105" w:author="lff" w:date="2020-03-20T11:22:00Z">
              <w:rPr>
                <w:rFonts w:ascii="宋体" w:hAnsi="宋体" w:hint="eastAsia"/>
                <w:sz w:val="24"/>
              </w:rPr>
            </w:rPrChange>
          </w:rPr>
          <w:delText>学员教练关联表</w:delText>
        </w:r>
        <w:r w:rsidRPr="001C4420" w:rsidDel="003C664A">
          <w:rPr>
            <w:rFonts w:ascii="宋体" w:eastAsia="宋体" w:hAnsi="宋体" w:hint="eastAsia"/>
            <w:b/>
            <w:bCs/>
            <w:sz w:val="24"/>
            <w:szCs w:val="24"/>
            <w:rPrChange w:id="106" w:author="lff" w:date="2020-03-20T11:22:00Z">
              <w:rPr>
                <w:rFonts w:ascii="宋体" w:hAnsi="宋体" w:hint="eastAsia"/>
                <w:sz w:val="24"/>
              </w:rPr>
            </w:rPrChange>
          </w:rPr>
          <w:delText>（</w:delText>
        </w:r>
        <w:r w:rsidRPr="001C4420" w:rsidDel="003C664A">
          <w:rPr>
            <w:rFonts w:ascii="宋体" w:eastAsia="宋体" w:hAnsi="宋体"/>
            <w:b/>
            <w:bCs/>
            <w:sz w:val="24"/>
            <w:szCs w:val="24"/>
            <w:rPrChange w:id="107" w:author="lff" w:date="2020-03-20T11:22:00Z">
              <w:rPr>
                <w:rFonts w:ascii="宋体" w:hAnsi="宋体"/>
                <w:sz w:val="24"/>
              </w:rPr>
            </w:rPrChange>
          </w:rPr>
          <w:delText>student_associate_coach</w:delText>
        </w:r>
        <w:r w:rsidRPr="001C4420" w:rsidDel="003C664A">
          <w:rPr>
            <w:rFonts w:ascii="宋体" w:eastAsia="宋体" w:hAnsi="宋体" w:hint="eastAsia"/>
            <w:b/>
            <w:bCs/>
            <w:sz w:val="24"/>
            <w:szCs w:val="24"/>
            <w:rPrChange w:id="108" w:author="lff" w:date="2020-03-20T11:22:00Z">
              <w:rPr>
                <w:rFonts w:ascii="宋体" w:hAnsi="宋体" w:hint="eastAsia"/>
                <w:sz w:val="24"/>
              </w:rPr>
            </w:rPrChange>
          </w:rPr>
          <w:delText>）</w:delText>
        </w:r>
      </w:del>
    </w:p>
    <w:p w14:paraId="0D73D921" w14:textId="1CB6105B" w:rsidR="001F602D" w:rsidRDefault="001F602D" w:rsidP="004818B2">
      <w:pPr>
        <w:adjustRightInd w:val="0"/>
        <w:snapToGrid w:val="0"/>
        <w:spacing w:line="300" w:lineRule="auto"/>
        <w:ind w:firstLineChars="200" w:firstLine="480"/>
        <w:jc w:val="left"/>
        <w:rPr>
          <w:ins w:id="109" w:author="lff" w:date="2020-03-20T11:26:00Z"/>
          <w:rFonts w:ascii="宋体" w:hAnsi="宋体" w:hint="eastAsia"/>
          <w:sz w:val="24"/>
        </w:rPr>
      </w:pPr>
      <w:r>
        <w:rPr>
          <w:rFonts w:ascii="宋体" w:hAnsi="宋体" w:hint="eastAsia"/>
          <w:sz w:val="24"/>
        </w:rPr>
        <w:t>RFID模块是本系统中数据传递的重要组成部分，考虑到系统中用户数据的安全性，RFID卡片扇区中不存储用户的任何数据，采用只读卡，不写卡的方式，将RFID的唯一识别卡号在数据库中记录，并与对应的用户信息进行绑定，每次读卡操作都将使用网络通信的方式，向服务器中请求该卡片对应的用户数据，并将用户的操作信息发送至服务器端，保存在数据库中。由上所述，需要建立RFID卡片的数据字典，如表</w:t>
      </w:r>
      <w:r>
        <w:rPr>
          <w:rFonts w:ascii="宋体" w:hAnsi="宋体"/>
          <w:sz w:val="24"/>
        </w:rPr>
        <w:t>5</w:t>
      </w:r>
      <w:r>
        <w:rPr>
          <w:rFonts w:ascii="宋体" w:hAnsi="宋体" w:hint="eastAsia"/>
          <w:sz w:val="24"/>
        </w:rPr>
        <w:t>所示，并</w:t>
      </w:r>
      <w:proofErr w:type="gramStart"/>
      <w:r>
        <w:rPr>
          <w:rFonts w:ascii="宋体" w:hAnsi="宋体" w:hint="eastAsia"/>
          <w:sz w:val="24"/>
        </w:rPr>
        <w:t>通过外键与</w:t>
      </w:r>
      <w:proofErr w:type="gramEnd"/>
      <w:r>
        <w:rPr>
          <w:rFonts w:ascii="宋体" w:hAnsi="宋体" w:hint="eastAsia"/>
          <w:sz w:val="24"/>
        </w:rPr>
        <w:t>用户数据相绑定。</w:t>
      </w:r>
    </w:p>
    <w:p w14:paraId="76530057" w14:textId="7F4A5A22" w:rsidR="003C664A" w:rsidRPr="003C664A" w:rsidRDefault="003C664A" w:rsidP="001C4420">
      <w:pPr>
        <w:pStyle w:val="ae"/>
        <w:spacing w:beforeLines="50" w:before="120" w:afterLines="50" w:after="120" w:line="300" w:lineRule="auto"/>
        <w:ind w:firstLine="482"/>
        <w:jc w:val="center"/>
        <w:rPr>
          <w:rFonts w:ascii="宋体" w:eastAsia="宋体" w:hAnsi="宋体"/>
          <w:b/>
          <w:bCs/>
          <w:sz w:val="24"/>
          <w:szCs w:val="24"/>
          <w:rPrChange w:id="110" w:author="lff" w:date="2020-03-20T11:27:00Z">
            <w:rPr>
              <w:rFonts w:ascii="宋体" w:hAnsi="宋体"/>
              <w:sz w:val="24"/>
            </w:rPr>
          </w:rPrChange>
        </w:rPr>
        <w:pPrChange w:id="111" w:author="lff" w:date="2020-03-20T11:27:00Z">
          <w:pPr>
            <w:adjustRightInd w:val="0"/>
            <w:snapToGrid w:val="0"/>
            <w:spacing w:line="300" w:lineRule="auto"/>
            <w:ind w:firstLineChars="200" w:firstLine="482"/>
            <w:jc w:val="left"/>
          </w:pPr>
        </w:pPrChange>
      </w:pPr>
      <w:ins w:id="112" w:author="lff" w:date="2020-03-20T11:27:00Z">
        <w:r w:rsidRPr="003C664A">
          <w:rPr>
            <w:rFonts w:ascii="宋体" w:eastAsia="宋体" w:hAnsi="宋体" w:hint="eastAsia"/>
            <w:b/>
            <w:bCs/>
            <w:sz w:val="24"/>
            <w:szCs w:val="24"/>
          </w:rPr>
          <w:t>表</w:t>
        </w:r>
        <w:r w:rsidRPr="003C664A">
          <w:rPr>
            <w:rFonts w:ascii="宋体" w:eastAsia="宋体" w:hAnsi="宋体"/>
            <w:b/>
            <w:bCs/>
            <w:sz w:val="24"/>
            <w:szCs w:val="24"/>
          </w:rPr>
          <w:t xml:space="preserve">5  </w:t>
        </w:r>
        <w:r w:rsidRPr="003C664A">
          <w:rPr>
            <w:rFonts w:ascii="宋体" w:eastAsia="宋体" w:hAnsi="宋体" w:hint="eastAsia"/>
            <w:b/>
            <w:bCs/>
            <w:sz w:val="24"/>
            <w:szCs w:val="24"/>
          </w:rPr>
          <w:t>RFID卡片表（</w:t>
        </w:r>
        <w:proofErr w:type="spellStart"/>
        <w:r w:rsidRPr="003C664A">
          <w:rPr>
            <w:rFonts w:ascii="宋体" w:eastAsia="宋体" w:hAnsi="宋体" w:hint="eastAsia"/>
            <w:b/>
            <w:bCs/>
            <w:sz w:val="24"/>
            <w:szCs w:val="24"/>
          </w:rPr>
          <w:t>d</w:t>
        </w:r>
        <w:r w:rsidRPr="003C664A">
          <w:rPr>
            <w:rFonts w:ascii="宋体" w:eastAsia="宋体" w:hAnsi="宋体"/>
            <w:b/>
            <w:bCs/>
            <w:sz w:val="24"/>
            <w:szCs w:val="24"/>
          </w:rPr>
          <w:t>river_rfid_info</w:t>
        </w:r>
        <w:proofErr w:type="spellEnd"/>
        <w:r w:rsidRPr="003C664A">
          <w:rPr>
            <w:rFonts w:ascii="宋体" w:eastAsia="宋体" w:hAnsi="宋体" w:hint="eastAsia"/>
            <w:b/>
            <w:bCs/>
            <w:sz w:val="24"/>
            <w:szCs w:val="24"/>
          </w:rPr>
          <w:t>）</w:t>
        </w:r>
      </w:ins>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7"/>
        <w:gridCol w:w="1056"/>
        <w:gridCol w:w="668"/>
        <w:gridCol w:w="1322"/>
        <w:gridCol w:w="669"/>
        <w:gridCol w:w="998"/>
        <w:gridCol w:w="865"/>
        <w:gridCol w:w="1738"/>
      </w:tblGrid>
      <w:tr w:rsidR="001F602D" w:rsidRPr="003B14F3" w14:paraId="06129877" w14:textId="77777777" w:rsidTr="00585D61">
        <w:trPr>
          <w:trHeight w:val="567"/>
        </w:trPr>
        <w:tc>
          <w:tcPr>
            <w:tcW w:w="1687" w:type="dxa"/>
            <w:shd w:val="clear" w:color="auto" w:fill="auto"/>
            <w:vAlign w:val="center"/>
          </w:tcPr>
          <w:p w14:paraId="39F18876"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字段名</w:t>
            </w:r>
          </w:p>
        </w:tc>
        <w:tc>
          <w:tcPr>
            <w:tcW w:w="1056" w:type="dxa"/>
            <w:shd w:val="clear" w:color="auto" w:fill="auto"/>
            <w:vAlign w:val="center"/>
          </w:tcPr>
          <w:p w14:paraId="020CDD27"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数据</w:t>
            </w:r>
          </w:p>
          <w:p w14:paraId="428CE32E"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类型</w:t>
            </w:r>
          </w:p>
        </w:tc>
        <w:tc>
          <w:tcPr>
            <w:tcW w:w="668" w:type="dxa"/>
            <w:shd w:val="clear" w:color="auto" w:fill="auto"/>
            <w:vAlign w:val="center"/>
          </w:tcPr>
          <w:p w14:paraId="31F43687"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长度</w:t>
            </w:r>
          </w:p>
        </w:tc>
        <w:tc>
          <w:tcPr>
            <w:tcW w:w="1322" w:type="dxa"/>
            <w:tcBorders>
              <w:bottom w:val="single" w:sz="4" w:space="0" w:color="auto"/>
            </w:tcBorders>
            <w:shd w:val="clear" w:color="auto" w:fill="auto"/>
            <w:vAlign w:val="center"/>
          </w:tcPr>
          <w:p w14:paraId="00DCA938"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默认值</w:t>
            </w:r>
          </w:p>
        </w:tc>
        <w:tc>
          <w:tcPr>
            <w:tcW w:w="669" w:type="dxa"/>
            <w:shd w:val="clear" w:color="auto" w:fill="auto"/>
            <w:vAlign w:val="center"/>
          </w:tcPr>
          <w:p w14:paraId="2C548A75"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允许</w:t>
            </w:r>
          </w:p>
          <w:p w14:paraId="42507E6D"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为空</w:t>
            </w:r>
          </w:p>
        </w:tc>
        <w:tc>
          <w:tcPr>
            <w:tcW w:w="998" w:type="dxa"/>
            <w:shd w:val="clear" w:color="auto" w:fill="auto"/>
            <w:vAlign w:val="center"/>
          </w:tcPr>
          <w:p w14:paraId="250EEB5C"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自动递增</w:t>
            </w:r>
          </w:p>
        </w:tc>
        <w:tc>
          <w:tcPr>
            <w:tcW w:w="865" w:type="dxa"/>
            <w:shd w:val="clear" w:color="auto" w:fill="auto"/>
            <w:vAlign w:val="center"/>
          </w:tcPr>
          <w:p w14:paraId="4867FCCA"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主/</w:t>
            </w:r>
            <w:proofErr w:type="gramStart"/>
            <w:r w:rsidRPr="0063048D">
              <w:rPr>
                <w:rFonts w:ascii="宋体" w:hAnsi="宋体" w:hint="eastAsia"/>
                <w:sz w:val="18"/>
                <w:szCs w:val="18"/>
              </w:rPr>
              <w:t>外键</w:t>
            </w:r>
            <w:proofErr w:type="gramEnd"/>
          </w:p>
        </w:tc>
        <w:tc>
          <w:tcPr>
            <w:tcW w:w="1738" w:type="dxa"/>
            <w:shd w:val="clear" w:color="auto" w:fill="auto"/>
            <w:vAlign w:val="center"/>
          </w:tcPr>
          <w:p w14:paraId="5859BF74"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备注</w:t>
            </w:r>
          </w:p>
        </w:tc>
      </w:tr>
      <w:tr w:rsidR="001F602D" w:rsidRPr="003B14F3" w14:paraId="77F17FDF" w14:textId="77777777" w:rsidTr="00585D61">
        <w:trPr>
          <w:trHeight w:val="567"/>
        </w:trPr>
        <w:tc>
          <w:tcPr>
            <w:tcW w:w="1687" w:type="dxa"/>
            <w:shd w:val="clear" w:color="auto" w:fill="auto"/>
            <w:vAlign w:val="center"/>
          </w:tcPr>
          <w:p w14:paraId="126FC01C"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sz w:val="18"/>
                <w:szCs w:val="18"/>
              </w:rPr>
              <w:t>id</w:t>
            </w:r>
          </w:p>
        </w:tc>
        <w:tc>
          <w:tcPr>
            <w:tcW w:w="1056" w:type="dxa"/>
            <w:shd w:val="clear" w:color="auto" w:fill="auto"/>
            <w:vAlign w:val="center"/>
          </w:tcPr>
          <w:p w14:paraId="6429B275"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sz w:val="18"/>
                <w:szCs w:val="18"/>
              </w:rPr>
              <w:t>BIGINT</w:t>
            </w:r>
          </w:p>
        </w:tc>
        <w:tc>
          <w:tcPr>
            <w:tcW w:w="668" w:type="dxa"/>
            <w:shd w:val="clear" w:color="auto" w:fill="auto"/>
            <w:vAlign w:val="center"/>
          </w:tcPr>
          <w:p w14:paraId="2EB02CDD"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2</w:t>
            </w:r>
            <w:r w:rsidRPr="0063048D">
              <w:rPr>
                <w:rFonts w:ascii="宋体" w:hAnsi="宋体"/>
                <w:sz w:val="18"/>
                <w:szCs w:val="18"/>
              </w:rPr>
              <w:t>55</w:t>
            </w:r>
          </w:p>
        </w:tc>
        <w:tc>
          <w:tcPr>
            <w:tcW w:w="1322" w:type="dxa"/>
            <w:tcBorders>
              <w:bottom w:val="single" w:sz="4" w:space="0" w:color="auto"/>
              <w:tr2bl w:val="single" w:sz="4" w:space="0" w:color="auto"/>
            </w:tcBorders>
            <w:shd w:val="clear" w:color="auto" w:fill="auto"/>
            <w:vAlign w:val="center"/>
          </w:tcPr>
          <w:p w14:paraId="37B5E584" w14:textId="77777777" w:rsidR="001F602D" w:rsidRPr="0063048D" w:rsidRDefault="001F602D" w:rsidP="00585D61">
            <w:pPr>
              <w:adjustRightInd w:val="0"/>
              <w:snapToGrid w:val="0"/>
              <w:spacing w:line="300" w:lineRule="auto"/>
              <w:jc w:val="center"/>
              <w:rPr>
                <w:rFonts w:ascii="宋体" w:hAnsi="宋体"/>
                <w:sz w:val="18"/>
                <w:szCs w:val="18"/>
              </w:rPr>
            </w:pPr>
          </w:p>
        </w:tc>
        <w:tc>
          <w:tcPr>
            <w:tcW w:w="669" w:type="dxa"/>
            <w:shd w:val="clear" w:color="auto" w:fill="auto"/>
            <w:vAlign w:val="center"/>
          </w:tcPr>
          <w:p w14:paraId="5832BA84"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w:t>
            </w:r>
            <w:r w:rsidRPr="0063048D">
              <w:rPr>
                <w:rFonts w:ascii="宋体" w:hAnsi="宋体"/>
                <w:sz w:val="18"/>
                <w:szCs w:val="18"/>
              </w:rPr>
              <w:t>O</w:t>
            </w:r>
          </w:p>
        </w:tc>
        <w:tc>
          <w:tcPr>
            <w:tcW w:w="998" w:type="dxa"/>
            <w:tcBorders>
              <w:bottom w:val="single" w:sz="4" w:space="0" w:color="auto"/>
            </w:tcBorders>
            <w:shd w:val="clear" w:color="auto" w:fill="auto"/>
            <w:vAlign w:val="center"/>
          </w:tcPr>
          <w:p w14:paraId="2D2A3152"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Y</w:t>
            </w:r>
            <w:r w:rsidRPr="0063048D">
              <w:rPr>
                <w:rFonts w:ascii="宋体" w:hAnsi="宋体"/>
                <w:sz w:val="18"/>
                <w:szCs w:val="18"/>
              </w:rPr>
              <w:t>ES</w:t>
            </w:r>
          </w:p>
        </w:tc>
        <w:tc>
          <w:tcPr>
            <w:tcW w:w="865" w:type="dxa"/>
            <w:tcBorders>
              <w:bottom w:val="single" w:sz="4" w:space="0" w:color="auto"/>
            </w:tcBorders>
            <w:shd w:val="clear" w:color="auto" w:fill="auto"/>
            <w:vAlign w:val="center"/>
          </w:tcPr>
          <w:p w14:paraId="46B2E8B0"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P</w:t>
            </w:r>
          </w:p>
        </w:tc>
        <w:tc>
          <w:tcPr>
            <w:tcW w:w="1738" w:type="dxa"/>
            <w:shd w:val="clear" w:color="auto" w:fill="auto"/>
            <w:vAlign w:val="center"/>
          </w:tcPr>
          <w:p w14:paraId="58956FDE"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主键i</w:t>
            </w:r>
            <w:r w:rsidRPr="0063048D">
              <w:rPr>
                <w:rFonts w:ascii="宋体" w:hAnsi="宋体"/>
                <w:sz w:val="18"/>
                <w:szCs w:val="18"/>
              </w:rPr>
              <w:t>d</w:t>
            </w:r>
          </w:p>
        </w:tc>
      </w:tr>
      <w:tr w:rsidR="001F602D" w:rsidRPr="003B14F3" w14:paraId="332A30AB" w14:textId="77777777" w:rsidTr="00B8706E">
        <w:trPr>
          <w:trHeight w:val="567"/>
        </w:trPr>
        <w:tc>
          <w:tcPr>
            <w:tcW w:w="1687" w:type="dxa"/>
            <w:shd w:val="clear" w:color="auto" w:fill="auto"/>
            <w:vAlign w:val="center"/>
          </w:tcPr>
          <w:p w14:paraId="1DB24BF8" w14:textId="74E093BA" w:rsidR="001F602D" w:rsidRPr="0063048D" w:rsidRDefault="001F602D" w:rsidP="00585D61">
            <w:pPr>
              <w:adjustRightInd w:val="0"/>
              <w:snapToGrid w:val="0"/>
              <w:spacing w:line="300" w:lineRule="auto"/>
              <w:jc w:val="center"/>
              <w:rPr>
                <w:rFonts w:ascii="宋体" w:hAnsi="宋体"/>
                <w:sz w:val="18"/>
                <w:szCs w:val="18"/>
              </w:rPr>
            </w:pPr>
            <w:proofErr w:type="spellStart"/>
            <w:r w:rsidRPr="0063048D">
              <w:rPr>
                <w:rFonts w:ascii="宋体" w:hAnsi="宋体" w:hint="eastAsia"/>
                <w:sz w:val="18"/>
                <w:szCs w:val="18"/>
              </w:rPr>
              <w:t>RFID_</w:t>
            </w:r>
            <w:r w:rsidRPr="0063048D">
              <w:rPr>
                <w:rFonts w:ascii="宋体" w:hAnsi="宋体"/>
                <w:sz w:val="18"/>
                <w:szCs w:val="18"/>
              </w:rPr>
              <w:t>num</w:t>
            </w:r>
            <w:proofErr w:type="spellEnd"/>
          </w:p>
        </w:tc>
        <w:tc>
          <w:tcPr>
            <w:tcW w:w="1056" w:type="dxa"/>
            <w:shd w:val="clear" w:color="auto" w:fill="auto"/>
            <w:vAlign w:val="center"/>
          </w:tcPr>
          <w:p w14:paraId="5C1926C2"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V</w:t>
            </w:r>
            <w:r w:rsidRPr="0063048D">
              <w:rPr>
                <w:rFonts w:ascii="宋体" w:hAnsi="宋体"/>
                <w:sz w:val="18"/>
                <w:szCs w:val="18"/>
              </w:rPr>
              <w:t>ARCHAR</w:t>
            </w:r>
          </w:p>
        </w:tc>
        <w:tc>
          <w:tcPr>
            <w:tcW w:w="668" w:type="dxa"/>
            <w:tcBorders>
              <w:bottom w:val="single" w:sz="4" w:space="0" w:color="auto"/>
            </w:tcBorders>
            <w:shd w:val="clear" w:color="auto" w:fill="auto"/>
            <w:vAlign w:val="center"/>
          </w:tcPr>
          <w:p w14:paraId="4BF0CD1F" w14:textId="4BD36D0A"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2</w:t>
            </w:r>
            <w:r w:rsidRPr="0063048D">
              <w:rPr>
                <w:rFonts w:ascii="宋体" w:hAnsi="宋体"/>
                <w:sz w:val="18"/>
                <w:szCs w:val="18"/>
              </w:rPr>
              <w:t>55</w:t>
            </w:r>
          </w:p>
        </w:tc>
        <w:tc>
          <w:tcPr>
            <w:tcW w:w="1322" w:type="dxa"/>
            <w:tcBorders>
              <w:bottom w:val="single" w:sz="4" w:space="0" w:color="auto"/>
              <w:tr2bl w:val="nil"/>
            </w:tcBorders>
            <w:shd w:val="clear" w:color="auto" w:fill="auto"/>
            <w:vAlign w:val="center"/>
          </w:tcPr>
          <w:p w14:paraId="6FFA06A2"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w:t>
            </w:r>
            <w:r w:rsidRPr="0063048D">
              <w:rPr>
                <w:rFonts w:ascii="宋体" w:hAnsi="宋体"/>
                <w:sz w:val="18"/>
                <w:szCs w:val="18"/>
              </w:rPr>
              <w:t>ULL</w:t>
            </w:r>
          </w:p>
        </w:tc>
        <w:tc>
          <w:tcPr>
            <w:tcW w:w="669" w:type="dxa"/>
            <w:shd w:val="clear" w:color="auto" w:fill="auto"/>
            <w:vAlign w:val="center"/>
          </w:tcPr>
          <w:p w14:paraId="65DD7607"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sz w:val="18"/>
                <w:szCs w:val="18"/>
              </w:rPr>
              <w:t>YES</w:t>
            </w:r>
          </w:p>
        </w:tc>
        <w:tc>
          <w:tcPr>
            <w:tcW w:w="998" w:type="dxa"/>
            <w:shd w:val="clear" w:color="auto" w:fill="auto"/>
            <w:vAlign w:val="center"/>
          </w:tcPr>
          <w:p w14:paraId="7C05CA13"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w:t>
            </w:r>
            <w:r w:rsidRPr="0063048D">
              <w:rPr>
                <w:rFonts w:ascii="宋体" w:hAnsi="宋体"/>
                <w:sz w:val="18"/>
                <w:szCs w:val="18"/>
              </w:rPr>
              <w:t>O</w:t>
            </w:r>
          </w:p>
        </w:tc>
        <w:tc>
          <w:tcPr>
            <w:tcW w:w="865" w:type="dxa"/>
            <w:tcBorders>
              <w:tr2bl w:val="single" w:sz="4" w:space="0" w:color="auto"/>
            </w:tcBorders>
            <w:shd w:val="clear" w:color="auto" w:fill="auto"/>
            <w:vAlign w:val="center"/>
          </w:tcPr>
          <w:p w14:paraId="05262B73" w14:textId="77777777" w:rsidR="001F602D" w:rsidRPr="0063048D" w:rsidRDefault="001F602D" w:rsidP="00585D61">
            <w:pPr>
              <w:adjustRightInd w:val="0"/>
              <w:snapToGrid w:val="0"/>
              <w:spacing w:line="300" w:lineRule="auto"/>
              <w:jc w:val="center"/>
              <w:rPr>
                <w:rFonts w:ascii="宋体" w:hAnsi="宋体"/>
                <w:sz w:val="18"/>
                <w:szCs w:val="18"/>
              </w:rPr>
            </w:pPr>
          </w:p>
        </w:tc>
        <w:tc>
          <w:tcPr>
            <w:tcW w:w="1738" w:type="dxa"/>
            <w:shd w:val="clear" w:color="auto" w:fill="auto"/>
            <w:vAlign w:val="center"/>
          </w:tcPr>
          <w:p w14:paraId="245D87A9" w14:textId="109CC3D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R</w:t>
            </w:r>
            <w:r w:rsidRPr="0063048D">
              <w:rPr>
                <w:rFonts w:ascii="宋体" w:hAnsi="宋体"/>
                <w:sz w:val="18"/>
                <w:szCs w:val="18"/>
              </w:rPr>
              <w:t>FID</w:t>
            </w:r>
            <w:r w:rsidRPr="0063048D">
              <w:rPr>
                <w:rFonts w:ascii="宋体" w:hAnsi="宋体" w:hint="eastAsia"/>
                <w:sz w:val="18"/>
                <w:szCs w:val="18"/>
              </w:rPr>
              <w:t>卡片唯一编号</w:t>
            </w:r>
          </w:p>
        </w:tc>
      </w:tr>
      <w:tr w:rsidR="001F602D" w:rsidRPr="003B14F3" w14:paraId="08FE9DD5" w14:textId="77777777" w:rsidTr="00B8706E">
        <w:trPr>
          <w:trHeight w:val="567"/>
        </w:trPr>
        <w:tc>
          <w:tcPr>
            <w:tcW w:w="1687" w:type="dxa"/>
            <w:shd w:val="clear" w:color="auto" w:fill="auto"/>
            <w:vAlign w:val="center"/>
          </w:tcPr>
          <w:p w14:paraId="7499D487" w14:textId="47E4F826"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color</w:t>
            </w:r>
          </w:p>
        </w:tc>
        <w:tc>
          <w:tcPr>
            <w:tcW w:w="1056" w:type="dxa"/>
            <w:shd w:val="clear" w:color="auto" w:fill="auto"/>
            <w:vAlign w:val="center"/>
          </w:tcPr>
          <w:p w14:paraId="4C7B3907" w14:textId="5D0C337D" w:rsidR="001F602D" w:rsidRPr="0063048D" w:rsidRDefault="00B8706E" w:rsidP="00585D61">
            <w:pPr>
              <w:adjustRightInd w:val="0"/>
              <w:snapToGrid w:val="0"/>
              <w:spacing w:line="300" w:lineRule="auto"/>
              <w:jc w:val="center"/>
              <w:rPr>
                <w:rFonts w:ascii="宋体" w:hAnsi="宋体"/>
                <w:caps/>
                <w:sz w:val="18"/>
                <w:szCs w:val="18"/>
              </w:rPr>
            </w:pPr>
            <w:r w:rsidRPr="0063048D">
              <w:rPr>
                <w:rFonts w:ascii="宋体" w:hAnsi="宋体" w:hint="eastAsia"/>
                <w:sz w:val="18"/>
                <w:szCs w:val="18"/>
              </w:rPr>
              <w:t>V</w:t>
            </w:r>
            <w:r w:rsidRPr="0063048D">
              <w:rPr>
                <w:rFonts w:ascii="宋体" w:hAnsi="宋体"/>
                <w:sz w:val="18"/>
                <w:szCs w:val="18"/>
              </w:rPr>
              <w:t>ARCHAR</w:t>
            </w:r>
          </w:p>
        </w:tc>
        <w:tc>
          <w:tcPr>
            <w:tcW w:w="668" w:type="dxa"/>
            <w:tcBorders>
              <w:bottom w:val="single" w:sz="4" w:space="0" w:color="auto"/>
              <w:tr2bl w:val="nil"/>
            </w:tcBorders>
            <w:shd w:val="clear" w:color="auto" w:fill="auto"/>
            <w:vAlign w:val="center"/>
          </w:tcPr>
          <w:p w14:paraId="2E47904B" w14:textId="6727105B"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1</w:t>
            </w:r>
            <w:r w:rsidRPr="0063048D">
              <w:rPr>
                <w:rFonts w:ascii="宋体" w:hAnsi="宋体"/>
                <w:sz w:val="18"/>
                <w:szCs w:val="18"/>
              </w:rPr>
              <w:t>0</w:t>
            </w:r>
          </w:p>
        </w:tc>
        <w:tc>
          <w:tcPr>
            <w:tcW w:w="1322" w:type="dxa"/>
            <w:tcBorders>
              <w:bottom w:val="single" w:sz="4" w:space="0" w:color="auto"/>
              <w:tr2bl w:val="nil"/>
            </w:tcBorders>
            <w:shd w:val="clear" w:color="auto" w:fill="auto"/>
            <w:vAlign w:val="center"/>
          </w:tcPr>
          <w:p w14:paraId="0A77636B" w14:textId="60AB6A1E"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NULL</w:t>
            </w:r>
          </w:p>
        </w:tc>
        <w:tc>
          <w:tcPr>
            <w:tcW w:w="669" w:type="dxa"/>
            <w:shd w:val="clear" w:color="auto" w:fill="auto"/>
            <w:vAlign w:val="center"/>
          </w:tcPr>
          <w:p w14:paraId="212DAF01"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sz w:val="18"/>
                <w:szCs w:val="18"/>
              </w:rPr>
              <w:t>YES</w:t>
            </w:r>
          </w:p>
        </w:tc>
        <w:tc>
          <w:tcPr>
            <w:tcW w:w="998" w:type="dxa"/>
            <w:shd w:val="clear" w:color="auto" w:fill="auto"/>
            <w:vAlign w:val="center"/>
          </w:tcPr>
          <w:p w14:paraId="709F7681"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w:t>
            </w:r>
            <w:r w:rsidRPr="0063048D">
              <w:rPr>
                <w:rFonts w:ascii="宋体" w:hAnsi="宋体"/>
                <w:sz w:val="18"/>
                <w:szCs w:val="18"/>
              </w:rPr>
              <w:t>O</w:t>
            </w:r>
          </w:p>
        </w:tc>
        <w:tc>
          <w:tcPr>
            <w:tcW w:w="865" w:type="dxa"/>
            <w:tcBorders>
              <w:tr2bl w:val="single" w:sz="4" w:space="0" w:color="auto"/>
            </w:tcBorders>
            <w:shd w:val="clear" w:color="auto" w:fill="auto"/>
            <w:vAlign w:val="center"/>
          </w:tcPr>
          <w:p w14:paraId="30921518" w14:textId="77777777" w:rsidR="001F602D" w:rsidRPr="0063048D" w:rsidRDefault="001F602D" w:rsidP="00585D61">
            <w:pPr>
              <w:adjustRightInd w:val="0"/>
              <w:snapToGrid w:val="0"/>
              <w:spacing w:line="300" w:lineRule="auto"/>
              <w:jc w:val="center"/>
              <w:rPr>
                <w:rFonts w:ascii="宋体" w:hAnsi="宋体"/>
                <w:sz w:val="18"/>
                <w:szCs w:val="18"/>
              </w:rPr>
            </w:pPr>
          </w:p>
        </w:tc>
        <w:tc>
          <w:tcPr>
            <w:tcW w:w="1738" w:type="dxa"/>
            <w:shd w:val="clear" w:color="auto" w:fill="auto"/>
            <w:vAlign w:val="center"/>
          </w:tcPr>
          <w:p w14:paraId="6F4018A6" w14:textId="10F90CD2"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卡片颜色</w:t>
            </w:r>
          </w:p>
        </w:tc>
      </w:tr>
      <w:tr w:rsidR="001F602D" w:rsidRPr="003B14F3" w14:paraId="1D513129" w14:textId="77777777" w:rsidTr="00B8706E">
        <w:trPr>
          <w:trHeight w:val="567"/>
        </w:trPr>
        <w:tc>
          <w:tcPr>
            <w:tcW w:w="1687" w:type="dxa"/>
            <w:shd w:val="clear" w:color="auto" w:fill="auto"/>
            <w:vAlign w:val="center"/>
          </w:tcPr>
          <w:p w14:paraId="2AF99BDE" w14:textId="67C212D1" w:rsidR="001F602D" w:rsidRPr="0063048D" w:rsidRDefault="00B8706E" w:rsidP="00585D61">
            <w:pPr>
              <w:adjustRightInd w:val="0"/>
              <w:snapToGrid w:val="0"/>
              <w:spacing w:line="300" w:lineRule="auto"/>
              <w:jc w:val="center"/>
              <w:rPr>
                <w:rFonts w:ascii="宋体" w:hAnsi="宋体"/>
                <w:sz w:val="18"/>
                <w:szCs w:val="18"/>
              </w:rPr>
            </w:pPr>
            <w:proofErr w:type="spellStart"/>
            <w:r w:rsidRPr="0063048D">
              <w:rPr>
                <w:rFonts w:ascii="宋体" w:hAnsi="宋体" w:hint="eastAsia"/>
                <w:sz w:val="18"/>
                <w:szCs w:val="18"/>
              </w:rPr>
              <w:t>pub</w:t>
            </w:r>
            <w:r w:rsidRPr="0063048D">
              <w:rPr>
                <w:rFonts w:ascii="宋体" w:hAnsi="宋体"/>
                <w:sz w:val="18"/>
                <w:szCs w:val="18"/>
              </w:rPr>
              <w:t>lish_time</w:t>
            </w:r>
            <w:proofErr w:type="spellEnd"/>
          </w:p>
        </w:tc>
        <w:tc>
          <w:tcPr>
            <w:tcW w:w="1056" w:type="dxa"/>
            <w:shd w:val="clear" w:color="auto" w:fill="auto"/>
            <w:vAlign w:val="center"/>
          </w:tcPr>
          <w:p w14:paraId="44DD62EC" w14:textId="1980CE8D" w:rsidR="001F602D" w:rsidRPr="0063048D" w:rsidRDefault="00B8706E" w:rsidP="00585D61">
            <w:pPr>
              <w:adjustRightInd w:val="0"/>
              <w:snapToGrid w:val="0"/>
              <w:spacing w:line="300" w:lineRule="auto"/>
              <w:jc w:val="center"/>
              <w:rPr>
                <w:rFonts w:ascii="宋体" w:hAnsi="宋体"/>
                <w:caps/>
                <w:sz w:val="18"/>
                <w:szCs w:val="18"/>
              </w:rPr>
            </w:pPr>
            <w:r w:rsidRPr="0063048D">
              <w:rPr>
                <w:rFonts w:ascii="宋体" w:hAnsi="宋体"/>
                <w:caps/>
                <w:sz w:val="18"/>
                <w:szCs w:val="18"/>
              </w:rPr>
              <w:t>datetime</w:t>
            </w:r>
          </w:p>
        </w:tc>
        <w:tc>
          <w:tcPr>
            <w:tcW w:w="668" w:type="dxa"/>
            <w:tcBorders>
              <w:tr2bl w:val="single" w:sz="4" w:space="0" w:color="auto"/>
            </w:tcBorders>
            <w:shd w:val="clear" w:color="auto" w:fill="auto"/>
            <w:vAlign w:val="center"/>
          </w:tcPr>
          <w:p w14:paraId="7C28D850" w14:textId="6D3D2592" w:rsidR="001F602D" w:rsidRPr="0063048D" w:rsidRDefault="001F602D" w:rsidP="00585D61">
            <w:pPr>
              <w:adjustRightInd w:val="0"/>
              <w:snapToGrid w:val="0"/>
              <w:spacing w:line="300" w:lineRule="auto"/>
              <w:jc w:val="center"/>
              <w:rPr>
                <w:rFonts w:ascii="宋体" w:hAnsi="宋体"/>
                <w:sz w:val="18"/>
                <w:szCs w:val="18"/>
              </w:rPr>
            </w:pPr>
          </w:p>
        </w:tc>
        <w:tc>
          <w:tcPr>
            <w:tcW w:w="1322" w:type="dxa"/>
            <w:tcBorders>
              <w:bottom w:val="single" w:sz="4" w:space="0" w:color="auto"/>
              <w:tr2bl w:val="nil"/>
            </w:tcBorders>
            <w:shd w:val="clear" w:color="auto" w:fill="auto"/>
            <w:vAlign w:val="center"/>
          </w:tcPr>
          <w:p w14:paraId="45FF7A6F" w14:textId="3D7952E5" w:rsidR="001F602D" w:rsidRPr="0063048D" w:rsidRDefault="00D25265"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当前时间</w:t>
            </w:r>
          </w:p>
        </w:tc>
        <w:tc>
          <w:tcPr>
            <w:tcW w:w="669" w:type="dxa"/>
            <w:shd w:val="clear" w:color="auto" w:fill="auto"/>
            <w:vAlign w:val="center"/>
          </w:tcPr>
          <w:p w14:paraId="7508DA73"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YES</w:t>
            </w:r>
          </w:p>
        </w:tc>
        <w:tc>
          <w:tcPr>
            <w:tcW w:w="998" w:type="dxa"/>
            <w:shd w:val="clear" w:color="auto" w:fill="auto"/>
            <w:vAlign w:val="center"/>
          </w:tcPr>
          <w:p w14:paraId="6FB15DB8"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865" w:type="dxa"/>
            <w:tcBorders>
              <w:tr2bl w:val="single" w:sz="4" w:space="0" w:color="auto"/>
            </w:tcBorders>
            <w:shd w:val="clear" w:color="auto" w:fill="auto"/>
            <w:vAlign w:val="center"/>
          </w:tcPr>
          <w:p w14:paraId="02654413" w14:textId="77777777" w:rsidR="001F602D" w:rsidRPr="0063048D" w:rsidRDefault="001F602D" w:rsidP="00585D61">
            <w:pPr>
              <w:adjustRightInd w:val="0"/>
              <w:snapToGrid w:val="0"/>
              <w:spacing w:line="300" w:lineRule="auto"/>
              <w:jc w:val="center"/>
              <w:rPr>
                <w:rFonts w:ascii="宋体" w:hAnsi="宋体"/>
                <w:sz w:val="18"/>
                <w:szCs w:val="18"/>
              </w:rPr>
            </w:pPr>
          </w:p>
        </w:tc>
        <w:tc>
          <w:tcPr>
            <w:tcW w:w="1738" w:type="dxa"/>
            <w:shd w:val="clear" w:color="auto" w:fill="auto"/>
            <w:vAlign w:val="center"/>
          </w:tcPr>
          <w:p w14:paraId="01F1337F" w14:textId="7734AEA5"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卡片激活时间</w:t>
            </w:r>
          </w:p>
        </w:tc>
      </w:tr>
      <w:tr w:rsidR="001F602D" w:rsidRPr="003B14F3" w14:paraId="00E0379C" w14:textId="77777777" w:rsidTr="00D25265">
        <w:trPr>
          <w:trHeight w:val="567"/>
        </w:trPr>
        <w:tc>
          <w:tcPr>
            <w:tcW w:w="1687" w:type="dxa"/>
            <w:shd w:val="clear" w:color="auto" w:fill="auto"/>
            <w:vAlign w:val="center"/>
          </w:tcPr>
          <w:p w14:paraId="4ED7A7D6" w14:textId="5F3B785D"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comment</w:t>
            </w:r>
          </w:p>
        </w:tc>
        <w:tc>
          <w:tcPr>
            <w:tcW w:w="1056" w:type="dxa"/>
            <w:shd w:val="clear" w:color="auto" w:fill="auto"/>
            <w:vAlign w:val="center"/>
          </w:tcPr>
          <w:p w14:paraId="424EACE9"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V</w:t>
            </w:r>
            <w:r w:rsidRPr="0063048D">
              <w:rPr>
                <w:rFonts w:ascii="宋体" w:hAnsi="宋体"/>
                <w:sz w:val="18"/>
                <w:szCs w:val="18"/>
              </w:rPr>
              <w:t>ARCHAR</w:t>
            </w:r>
          </w:p>
        </w:tc>
        <w:tc>
          <w:tcPr>
            <w:tcW w:w="668" w:type="dxa"/>
            <w:tcBorders>
              <w:bottom w:val="single" w:sz="4" w:space="0" w:color="auto"/>
            </w:tcBorders>
            <w:shd w:val="clear" w:color="auto" w:fill="auto"/>
            <w:vAlign w:val="center"/>
          </w:tcPr>
          <w:p w14:paraId="5F4C3D43" w14:textId="5AE6B666"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sz w:val="18"/>
                <w:szCs w:val="18"/>
              </w:rPr>
              <w:t>255</w:t>
            </w:r>
          </w:p>
        </w:tc>
        <w:tc>
          <w:tcPr>
            <w:tcW w:w="1322" w:type="dxa"/>
            <w:tcBorders>
              <w:tr2bl w:val="nil"/>
            </w:tcBorders>
            <w:shd w:val="clear" w:color="auto" w:fill="auto"/>
            <w:vAlign w:val="center"/>
          </w:tcPr>
          <w:p w14:paraId="0AD70C49"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NULL</w:t>
            </w:r>
          </w:p>
        </w:tc>
        <w:tc>
          <w:tcPr>
            <w:tcW w:w="669" w:type="dxa"/>
            <w:shd w:val="clear" w:color="auto" w:fill="auto"/>
            <w:vAlign w:val="center"/>
          </w:tcPr>
          <w:p w14:paraId="76FEF0EF"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YES</w:t>
            </w:r>
          </w:p>
        </w:tc>
        <w:tc>
          <w:tcPr>
            <w:tcW w:w="998" w:type="dxa"/>
            <w:shd w:val="clear" w:color="auto" w:fill="auto"/>
            <w:vAlign w:val="center"/>
          </w:tcPr>
          <w:p w14:paraId="2D6DE54E"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865" w:type="dxa"/>
            <w:tcBorders>
              <w:tr2bl w:val="single" w:sz="4" w:space="0" w:color="auto"/>
            </w:tcBorders>
            <w:shd w:val="clear" w:color="auto" w:fill="auto"/>
            <w:vAlign w:val="center"/>
          </w:tcPr>
          <w:p w14:paraId="6C02AB23" w14:textId="77777777" w:rsidR="001F602D" w:rsidRPr="0063048D" w:rsidRDefault="001F602D" w:rsidP="00585D61">
            <w:pPr>
              <w:adjustRightInd w:val="0"/>
              <w:snapToGrid w:val="0"/>
              <w:spacing w:line="300" w:lineRule="auto"/>
              <w:jc w:val="center"/>
              <w:rPr>
                <w:rFonts w:ascii="宋体" w:hAnsi="宋体"/>
                <w:sz w:val="18"/>
                <w:szCs w:val="18"/>
              </w:rPr>
            </w:pPr>
          </w:p>
        </w:tc>
        <w:tc>
          <w:tcPr>
            <w:tcW w:w="1738" w:type="dxa"/>
            <w:shd w:val="clear" w:color="auto" w:fill="auto"/>
            <w:vAlign w:val="center"/>
          </w:tcPr>
          <w:p w14:paraId="3D6C5AB2" w14:textId="1E978722"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备注</w:t>
            </w:r>
          </w:p>
        </w:tc>
      </w:tr>
      <w:tr w:rsidR="001F602D" w:rsidRPr="003B14F3" w14:paraId="7E2F807B" w14:textId="77777777" w:rsidTr="00D25265">
        <w:trPr>
          <w:trHeight w:val="567"/>
        </w:trPr>
        <w:tc>
          <w:tcPr>
            <w:tcW w:w="1687" w:type="dxa"/>
            <w:shd w:val="clear" w:color="auto" w:fill="auto"/>
            <w:vAlign w:val="center"/>
          </w:tcPr>
          <w:p w14:paraId="28F0AFC0" w14:textId="77777777" w:rsidR="001F602D" w:rsidRPr="0063048D" w:rsidRDefault="001F602D" w:rsidP="00585D61">
            <w:pPr>
              <w:adjustRightInd w:val="0"/>
              <w:snapToGrid w:val="0"/>
              <w:spacing w:line="300" w:lineRule="auto"/>
              <w:jc w:val="center"/>
              <w:rPr>
                <w:rFonts w:ascii="宋体" w:hAnsi="宋体"/>
                <w:sz w:val="18"/>
                <w:szCs w:val="18"/>
              </w:rPr>
            </w:pPr>
            <w:proofErr w:type="spellStart"/>
            <w:r w:rsidRPr="0063048D">
              <w:rPr>
                <w:rFonts w:ascii="宋体" w:hAnsi="宋体" w:hint="eastAsia"/>
                <w:sz w:val="18"/>
                <w:szCs w:val="18"/>
              </w:rPr>
              <w:t>c</w:t>
            </w:r>
            <w:r w:rsidRPr="0063048D">
              <w:rPr>
                <w:rFonts w:ascii="宋体" w:hAnsi="宋体"/>
                <w:sz w:val="18"/>
                <w:szCs w:val="18"/>
              </w:rPr>
              <w:t>reate</w:t>
            </w:r>
            <w:r w:rsidRPr="0063048D">
              <w:rPr>
                <w:rFonts w:ascii="宋体" w:hAnsi="宋体" w:hint="eastAsia"/>
                <w:sz w:val="18"/>
                <w:szCs w:val="18"/>
              </w:rPr>
              <w:t>d</w:t>
            </w:r>
            <w:r w:rsidRPr="0063048D">
              <w:rPr>
                <w:rFonts w:ascii="宋体" w:hAnsi="宋体"/>
                <w:sz w:val="18"/>
                <w:szCs w:val="18"/>
              </w:rPr>
              <w:t>_time</w:t>
            </w:r>
            <w:proofErr w:type="spellEnd"/>
          </w:p>
        </w:tc>
        <w:tc>
          <w:tcPr>
            <w:tcW w:w="1056" w:type="dxa"/>
            <w:shd w:val="clear" w:color="auto" w:fill="auto"/>
            <w:vAlign w:val="center"/>
          </w:tcPr>
          <w:p w14:paraId="34932EFE"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caps/>
                <w:sz w:val="18"/>
                <w:szCs w:val="18"/>
              </w:rPr>
              <w:t>datetime</w:t>
            </w:r>
          </w:p>
        </w:tc>
        <w:tc>
          <w:tcPr>
            <w:tcW w:w="668" w:type="dxa"/>
            <w:tcBorders>
              <w:tr2bl w:val="single" w:sz="4" w:space="0" w:color="auto"/>
            </w:tcBorders>
            <w:shd w:val="clear" w:color="auto" w:fill="auto"/>
            <w:vAlign w:val="center"/>
          </w:tcPr>
          <w:p w14:paraId="0D7EA2BD" w14:textId="77777777" w:rsidR="001F602D" w:rsidRPr="0063048D" w:rsidRDefault="001F602D" w:rsidP="00585D61">
            <w:pPr>
              <w:adjustRightInd w:val="0"/>
              <w:snapToGrid w:val="0"/>
              <w:spacing w:line="300" w:lineRule="auto"/>
              <w:jc w:val="center"/>
              <w:rPr>
                <w:rFonts w:ascii="宋体" w:hAnsi="宋体"/>
                <w:sz w:val="18"/>
                <w:szCs w:val="18"/>
              </w:rPr>
            </w:pPr>
          </w:p>
        </w:tc>
        <w:tc>
          <w:tcPr>
            <w:tcW w:w="1322" w:type="dxa"/>
            <w:tcBorders>
              <w:tr2bl w:val="nil"/>
            </w:tcBorders>
            <w:shd w:val="clear" w:color="auto" w:fill="auto"/>
            <w:vAlign w:val="center"/>
          </w:tcPr>
          <w:p w14:paraId="4E35E5AE"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当前时间</w:t>
            </w:r>
          </w:p>
        </w:tc>
        <w:tc>
          <w:tcPr>
            <w:tcW w:w="669" w:type="dxa"/>
            <w:shd w:val="clear" w:color="auto" w:fill="auto"/>
            <w:vAlign w:val="center"/>
          </w:tcPr>
          <w:p w14:paraId="04B926D2"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998" w:type="dxa"/>
            <w:shd w:val="clear" w:color="auto" w:fill="auto"/>
            <w:vAlign w:val="center"/>
          </w:tcPr>
          <w:p w14:paraId="4E12FB43"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865" w:type="dxa"/>
            <w:tcBorders>
              <w:tr2bl w:val="single" w:sz="4" w:space="0" w:color="auto"/>
            </w:tcBorders>
            <w:shd w:val="clear" w:color="auto" w:fill="auto"/>
            <w:vAlign w:val="center"/>
          </w:tcPr>
          <w:p w14:paraId="493E234A" w14:textId="77777777" w:rsidR="001F602D" w:rsidRPr="0063048D" w:rsidRDefault="001F602D" w:rsidP="00585D61">
            <w:pPr>
              <w:adjustRightInd w:val="0"/>
              <w:snapToGrid w:val="0"/>
              <w:spacing w:line="300" w:lineRule="auto"/>
              <w:jc w:val="center"/>
              <w:rPr>
                <w:rFonts w:ascii="宋体" w:hAnsi="宋体"/>
                <w:sz w:val="18"/>
                <w:szCs w:val="18"/>
              </w:rPr>
            </w:pPr>
          </w:p>
        </w:tc>
        <w:tc>
          <w:tcPr>
            <w:tcW w:w="1738" w:type="dxa"/>
            <w:shd w:val="clear" w:color="auto" w:fill="auto"/>
            <w:vAlign w:val="center"/>
          </w:tcPr>
          <w:p w14:paraId="6FDCA193"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数据创建时间</w:t>
            </w:r>
          </w:p>
        </w:tc>
      </w:tr>
      <w:tr w:rsidR="001F602D" w:rsidRPr="003B14F3" w14:paraId="3DE29B4A" w14:textId="77777777" w:rsidTr="00585D61">
        <w:trPr>
          <w:trHeight w:val="567"/>
        </w:trPr>
        <w:tc>
          <w:tcPr>
            <w:tcW w:w="1687" w:type="dxa"/>
            <w:shd w:val="clear" w:color="auto" w:fill="auto"/>
            <w:vAlign w:val="center"/>
          </w:tcPr>
          <w:p w14:paraId="7F60E717"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e</w:t>
            </w:r>
            <w:r w:rsidRPr="0063048D">
              <w:rPr>
                <w:rFonts w:ascii="宋体" w:hAnsi="宋体"/>
                <w:sz w:val="18"/>
                <w:szCs w:val="18"/>
              </w:rPr>
              <w:t>nable</w:t>
            </w:r>
          </w:p>
        </w:tc>
        <w:tc>
          <w:tcPr>
            <w:tcW w:w="1056" w:type="dxa"/>
            <w:shd w:val="clear" w:color="auto" w:fill="auto"/>
            <w:vAlign w:val="center"/>
          </w:tcPr>
          <w:p w14:paraId="438E59A9" w14:textId="77777777" w:rsidR="001F602D" w:rsidRPr="0063048D" w:rsidRDefault="001F602D" w:rsidP="00585D61">
            <w:pPr>
              <w:adjustRightInd w:val="0"/>
              <w:snapToGrid w:val="0"/>
              <w:spacing w:line="300" w:lineRule="auto"/>
              <w:jc w:val="center"/>
              <w:rPr>
                <w:rFonts w:ascii="宋体" w:hAnsi="宋体"/>
                <w:caps/>
                <w:sz w:val="18"/>
                <w:szCs w:val="18"/>
              </w:rPr>
            </w:pPr>
            <w:r w:rsidRPr="0063048D">
              <w:rPr>
                <w:rFonts w:ascii="宋体" w:hAnsi="宋体"/>
                <w:caps/>
                <w:sz w:val="18"/>
                <w:szCs w:val="18"/>
              </w:rPr>
              <w:t>tinyint</w:t>
            </w:r>
          </w:p>
        </w:tc>
        <w:tc>
          <w:tcPr>
            <w:tcW w:w="668" w:type="dxa"/>
            <w:shd w:val="clear" w:color="auto" w:fill="auto"/>
            <w:vAlign w:val="center"/>
          </w:tcPr>
          <w:p w14:paraId="47128F6C"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4</w:t>
            </w:r>
          </w:p>
        </w:tc>
        <w:tc>
          <w:tcPr>
            <w:tcW w:w="1322" w:type="dxa"/>
            <w:tcBorders>
              <w:tr2bl w:val="nil"/>
            </w:tcBorders>
            <w:shd w:val="clear" w:color="auto" w:fill="auto"/>
            <w:vAlign w:val="center"/>
          </w:tcPr>
          <w:p w14:paraId="2E14F2B5"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1</w:t>
            </w:r>
          </w:p>
        </w:tc>
        <w:tc>
          <w:tcPr>
            <w:tcW w:w="669" w:type="dxa"/>
            <w:shd w:val="clear" w:color="auto" w:fill="auto"/>
            <w:vAlign w:val="center"/>
          </w:tcPr>
          <w:p w14:paraId="74AFE6BD"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998" w:type="dxa"/>
            <w:shd w:val="clear" w:color="auto" w:fill="auto"/>
            <w:vAlign w:val="center"/>
          </w:tcPr>
          <w:p w14:paraId="1B33CA76"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865" w:type="dxa"/>
            <w:tcBorders>
              <w:tr2bl w:val="single" w:sz="4" w:space="0" w:color="auto"/>
            </w:tcBorders>
            <w:shd w:val="clear" w:color="auto" w:fill="auto"/>
            <w:vAlign w:val="center"/>
          </w:tcPr>
          <w:p w14:paraId="2CEAD6A0" w14:textId="77777777" w:rsidR="001F602D" w:rsidRPr="0063048D" w:rsidRDefault="001F602D" w:rsidP="00585D61">
            <w:pPr>
              <w:adjustRightInd w:val="0"/>
              <w:snapToGrid w:val="0"/>
              <w:spacing w:line="300" w:lineRule="auto"/>
              <w:jc w:val="center"/>
              <w:rPr>
                <w:rFonts w:ascii="宋体" w:hAnsi="宋体"/>
                <w:sz w:val="18"/>
                <w:szCs w:val="18"/>
              </w:rPr>
            </w:pPr>
          </w:p>
        </w:tc>
        <w:tc>
          <w:tcPr>
            <w:tcW w:w="1738" w:type="dxa"/>
            <w:shd w:val="clear" w:color="auto" w:fill="auto"/>
            <w:vAlign w:val="center"/>
          </w:tcPr>
          <w:p w14:paraId="48389616"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数据是否有效</w:t>
            </w:r>
          </w:p>
        </w:tc>
      </w:tr>
    </w:tbl>
    <w:p w14:paraId="21725347" w14:textId="78E7F947" w:rsidR="001F602D" w:rsidRPr="001C4420" w:rsidDel="003C664A" w:rsidRDefault="00B8706E" w:rsidP="00927750">
      <w:pPr>
        <w:pStyle w:val="ae"/>
        <w:spacing w:beforeLines="50" w:before="120" w:afterLines="50" w:after="120" w:line="300" w:lineRule="auto"/>
        <w:jc w:val="center"/>
        <w:rPr>
          <w:del w:id="113" w:author="lff" w:date="2020-03-20T11:26:00Z"/>
          <w:rFonts w:ascii="宋体" w:eastAsia="宋体" w:hAnsi="宋体"/>
          <w:b/>
          <w:bCs/>
          <w:sz w:val="24"/>
          <w:szCs w:val="24"/>
          <w:rPrChange w:id="114" w:author="lff" w:date="2020-03-20T11:22:00Z">
            <w:rPr>
              <w:del w:id="115" w:author="lff" w:date="2020-03-20T11:26:00Z"/>
              <w:rFonts w:ascii="宋体" w:hAnsi="宋体"/>
              <w:sz w:val="24"/>
            </w:rPr>
          </w:rPrChange>
        </w:rPr>
        <w:pPrChange w:id="116" w:author="lff" w:date="2020-03-20T11:22:00Z">
          <w:pPr>
            <w:adjustRightInd w:val="0"/>
            <w:snapToGrid w:val="0"/>
            <w:spacing w:line="300" w:lineRule="auto"/>
            <w:jc w:val="center"/>
          </w:pPr>
        </w:pPrChange>
      </w:pPr>
      <w:del w:id="117" w:author="lff" w:date="2020-03-20T11:26:00Z">
        <w:r w:rsidRPr="001C4420" w:rsidDel="003C664A">
          <w:rPr>
            <w:rFonts w:ascii="宋体" w:eastAsia="宋体" w:hAnsi="宋体" w:hint="eastAsia"/>
            <w:b/>
            <w:bCs/>
            <w:sz w:val="24"/>
            <w:szCs w:val="24"/>
            <w:rPrChange w:id="118" w:author="lff" w:date="2020-03-20T11:22:00Z">
              <w:rPr>
                <w:rFonts w:ascii="宋体" w:hAnsi="宋体" w:hint="eastAsia"/>
                <w:sz w:val="24"/>
              </w:rPr>
            </w:rPrChange>
          </w:rPr>
          <w:delText>表</w:delText>
        </w:r>
        <w:r w:rsidRPr="001C4420" w:rsidDel="003C664A">
          <w:rPr>
            <w:rFonts w:ascii="宋体" w:eastAsia="宋体" w:hAnsi="宋体"/>
            <w:b/>
            <w:bCs/>
            <w:sz w:val="24"/>
            <w:szCs w:val="24"/>
            <w:rPrChange w:id="119" w:author="lff" w:date="2020-03-20T11:22:00Z">
              <w:rPr>
                <w:rFonts w:ascii="宋体" w:hAnsi="宋体"/>
                <w:sz w:val="24"/>
              </w:rPr>
            </w:rPrChange>
          </w:rPr>
          <w:delText xml:space="preserve">5  </w:delText>
        </w:r>
        <w:r w:rsidRPr="001C4420" w:rsidDel="003C664A">
          <w:rPr>
            <w:rFonts w:ascii="宋体" w:eastAsia="宋体" w:hAnsi="宋体" w:hint="eastAsia"/>
            <w:b/>
            <w:bCs/>
            <w:sz w:val="24"/>
            <w:szCs w:val="24"/>
            <w:rPrChange w:id="120" w:author="lff" w:date="2020-03-20T11:22:00Z">
              <w:rPr>
                <w:rFonts w:ascii="宋体" w:hAnsi="宋体" w:hint="eastAsia"/>
                <w:sz w:val="24"/>
              </w:rPr>
            </w:rPrChange>
          </w:rPr>
          <w:delText>RFID卡片表（d</w:delText>
        </w:r>
        <w:r w:rsidRPr="001C4420" w:rsidDel="003C664A">
          <w:rPr>
            <w:rFonts w:ascii="宋体" w:eastAsia="宋体" w:hAnsi="宋体"/>
            <w:b/>
            <w:bCs/>
            <w:sz w:val="24"/>
            <w:szCs w:val="24"/>
            <w:rPrChange w:id="121" w:author="lff" w:date="2020-03-20T11:22:00Z">
              <w:rPr>
                <w:rFonts w:ascii="宋体" w:hAnsi="宋体"/>
                <w:sz w:val="24"/>
              </w:rPr>
            </w:rPrChange>
          </w:rPr>
          <w:delText>river_rfid_info</w:delText>
        </w:r>
        <w:r w:rsidRPr="001C4420" w:rsidDel="003C664A">
          <w:rPr>
            <w:rFonts w:ascii="宋体" w:eastAsia="宋体" w:hAnsi="宋体" w:hint="eastAsia"/>
            <w:b/>
            <w:bCs/>
            <w:sz w:val="24"/>
            <w:szCs w:val="24"/>
            <w:rPrChange w:id="122" w:author="lff" w:date="2020-03-20T11:22:00Z">
              <w:rPr>
                <w:rFonts w:ascii="宋体" w:hAnsi="宋体" w:hint="eastAsia"/>
                <w:sz w:val="24"/>
              </w:rPr>
            </w:rPrChange>
          </w:rPr>
          <w:delText>）</w:delText>
        </w:r>
      </w:del>
    </w:p>
    <w:p w14:paraId="578D113F" w14:textId="0B49E3ED" w:rsidR="00585D61" w:rsidRDefault="00585D61" w:rsidP="004818B2">
      <w:pPr>
        <w:adjustRightInd w:val="0"/>
        <w:snapToGrid w:val="0"/>
        <w:spacing w:line="300" w:lineRule="auto"/>
        <w:ind w:firstLineChars="200" w:firstLine="480"/>
        <w:jc w:val="left"/>
        <w:rPr>
          <w:rFonts w:ascii="宋体" w:hAnsi="宋体"/>
          <w:sz w:val="24"/>
        </w:rPr>
      </w:pPr>
      <w:r>
        <w:rPr>
          <w:rFonts w:ascii="宋体" w:hAnsi="宋体" w:hint="eastAsia"/>
          <w:sz w:val="24"/>
        </w:rPr>
        <w:t>除了上述的几张表之外，系统正常运行</w:t>
      </w:r>
      <w:r w:rsidR="003D5EB5">
        <w:rPr>
          <w:rFonts w:ascii="宋体" w:hAnsi="宋体" w:hint="eastAsia"/>
          <w:sz w:val="24"/>
        </w:rPr>
        <w:t>还需要管理员表、权限表、RFID</w:t>
      </w:r>
      <w:proofErr w:type="gramStart"/>
      <w:r w:rsidR="003D5EB5">
        <w:rPr>
          <w:rFonts w:ascii="宋体" w:hAnsi="宋体" w:hint="eastAsia"/>
          <w:sz w:val="24"/>
        </w:rPr>
        <w:t>读写卡</w:t>
      </w:r>
      <w:proofErr w:type="gramEnd"/>
      <w:r w:rsidR="003D5EB5">
        <w:rPr>
          <w:rFonts w:ascii="宋体" w:hAnsi="宋体" w:hint="eastAsia"/>
          <w:sz w:val="24"/>
        </w:rPr>
        <w:t>记录表</w:t>
      </w:r>
      <w:r w:rsidR="00961E57">
        <w:rPr>
          <w:rFonts w:ascii="宋体" w:hAnsi="宋体" w:hint="eastAsia"/>
          <w:sz w:val="24"/>
        </w:rPr>
        <w:t>、科目表、</w:t>
      </w:r>
      <w:r w:rsidR="00D01354">
        <w:rPr>
          <w:rFonts w:ascii="宋体" w:hAnsi="宋体" w:hint="eastAsia"/>
          <w:sz w:val="24"/>
        </w:rPr>
        <w:t>成绩表、练车预约记录表、教练车信息记录表、用户操作记录表</w:t>
      </w:r>
      <w:r w:rsidR="00CD4D1A">
        <w:rPr>
          <w:rFonts w:ascii="宋体" w:hAnsi="宋体" w:hint="eastAsia"/>
          <w:sz w:val="24"/>
        </w:rPr>
        <w:t>等，其余表字段简单，关联性不强，这里不再详细列出，以上数据字典都是本系统核心业务运行的基础数据表。</w:t>
      </w:r>
    </w:p>
    <w:p w14:paraId="180D4AC2" w14:textId="7DB0348F" w:rsidR="004818B2" w:rsidRPr="00215159" w:rsidRDefault="00CD4D1A" w:rsidP="004818B2">
      <w:pPr>
        <w:adjustRightInd w:val="0"/>
        <w:snapToGrid w:val="0"/>
        <w:spacing w:line="300" w:lineRule="auto"/>
        <w:ind w:firstLineChars="200" w:firstLine="480"/>
        <w:jc w:val="left"/>
        <w:rPr>
          <w:rFonts w:ascii="宋体" w:hAnsi="宋体"/>
          <w:sz w:val="24"/>
        </w:rPr>
      </w:pPr>
      <w:r>
        <w:rPr>
          <w:rFonts w:ascii="宋体" w:hAnsi="宋体" w:hint="eastAsia"/>
          <w:sz w:val="24"/>
        </w:rPr>
        <w:lastRenderedPageBreak/>
        <w:t>通过软件自动化构建物理模型非常方便，</w:t>
      </w:r>
      <w:r w:rsidR="00A328D6" w:rsidRPr="00215159">
        <w:rPr>
          <w:rFonts w:ascii="宋体" w:hAnsi="宋体" w:hint="eastAsia"/>
          <w:sz w:val="24"/>
        </w:rPr>
        <w:t>使用软件</w:t>
      </w:r>
      <w:r w:rsidR="00A328D6" w:rsidRPr="004818B2">
        <w:rPr>
          <w:rFonts w:ascii="宋体" w:hAnsi="宋体"/>
          <w:sz w:val="24"/>
        </w:rPr>
        <w:t>Power Designer</w:t>
      </w:r>
      <w:r w:rsidR="00A328D6">
        <w:rPr>
          <w:rStyle w:val="ad"/>
          <w:rFonts w:ascii="宋体" w:hAnsi="宋体"/>
          <w:sz w:val="24"/>
        </w:rPr>
        <w:footnoteReference w:id="2"/>
      </w:r>
      <w:r w:rsidR="00A328D6">
        <w:rPr>
          <w:rFonts w:ascii="宋体" w:hAnsi="宋体" w:hint="eastAsia"/>
          <w:sz w:val="24"/>
        </w:rPr>
        <w:t>构建物理模型，</w:t>
      </w:r>
      <w:r>
        <w:rPr>
          <w:rFonts w:ascii="宋体" w:hAnsi="宋体" w:hint="eastAsia"/>
          <w:sz w:val="24"/>
        </w:rPr>
        <w:t>只需要根据数据字典将</w:t>
      </w:r>
      <w:r w:rsidR="00A328D6">
        <w:rPr>
          <w:rFonts w:ascii="宋体" w:hAnsi="宋体" w:hint="eastAsia"/>
          <w:sz w:val="24"/>
        </w:rPr>
        <w:t>表和各个字段一一对应，再画出来表跟表之间的对应关系</w:t>
      </w:r>
      <w:r w:rsidR="00B447DF">
        <w:rPr>
          <w:rFonts w:ascii="宋体" w:hAnsi="宋体" w:hint="eastAsia"/>
          <w:sz w:val="24"/>
        </w:rPr>
        <w:t>，就能创建出物理模型，然后一键生成MySQL可执行脚本文件，再使用数据库运行脚本文件，就可以创建出数据库以及生成对应的E-R关系图。</w:t>
      </w:r>
    </w:p>
    <w:p w14:paraId="00EE1E14" w14:textId="644339C2" w:rsidR="005A6C86" w:rsidRPr="00C731D0" w:rsidRDefault="00F109BE" w:rsidP="003D5A01">
      <w:pPr>
        <w:adjustRightInd w:val="0"/>
        <w:snapToGrid w:val="0"/>
        <w:spacing w:line="300" w:lineRule="auto"/>
        <w:jc w:val="left"/>
        <w:outlineLvl w:val="2"/>
        <w:rPr>
          <w:rFonts w:ascii="宋体" w:hAnsi="宋体"/>
          <w:b/>
          <w:bCs/>
          <w:sz w:val="24"/>
        </w:rPr>
      </w:pPr>
      <w:r w:rsidRPr="00434D36">
        <w:rPr>
          <w:rFonts w:hint="eastAsia"/>
          <w:b/>
          <w:bCs/>
          <w:sz w:val="24"/>
        </w:rPr>
        <w:t>2</w:t>
      </w:r>
      <w:r w:rsidR="00F76D64" w:rsidRPr="00C731D0">
        <w:rPr>
          <w:rFonts w:ascii="宋体" w:hAnsi="宋体" w:hint="eastAsia"/>
          <w:b/>
          <w:bCs/>
          <w:sz w:val="24"/>
        </w:rPr>
        <w:t>.</w:t>
      </w:r>
      <w:r w:rsidR="00F76D64" w:rsidRPr="00434D36">
        <w:rPr>
          <w:rFonts w:hint="eastAsia"/>
          <w:b/>
          <w:bCs/>
          <w:sz w:val="24"/>
        </w:rPr>
        <w:t>2</w:t>
      </w:r>
      <w:r w:rsidR="00F76D64" w:rsidRPr="00C731D0">
        <w:rPr>
          <w:rFonts w:ascii="宋体" w:hAnsi="宋体"/>
          <w:b/>
          <w:bCs/>
          <w:sz w:val="24"/>
        </w:rPr>
        <w:t>.</w:t>
      </w:r>
      <w:r w:rsidR="00F76D64" w:rsidRPr="00434D36">
        <w:rPr>
          <w:b/>
          <w:bCs/>
          <w:sz w:val="24"/>
        </w:rPr>
        <w:t>2</w:t>
      </w:r>
      <w:r w:rsidR="005A6C86" w:rsidRPr="00C731D0">
        <w:rPr>
          <w:rFonts w:ascii="宋体" w:hAnsi="宋体" w:hint="eastAsia"/>
          <w:b/>
          <w:bCs/>
          <w:sz w:val="24"/>
        </w:rPr>
        <w:t>系统主要硬件设计</w:t>
      </w:r>
    </w:p>
    <w:p w14:paraId="42AE11D9" w14:textId="3B82662D" w:rsidR="006C3264" w:rsidRDefault="006C3264" w:rsidP="00427C76">
      <w:pPr>
        <w:adjustRightInd w:val="0"/>
        <w:snapToGrid w:val="0"/>
        <w:spacing w:line="300" w:lineRule="auto"/>
        <w:ind w:firstLineChars="200" w:firstLine="480"/>
        <w:jc w:val="left"/>
        <w:rPr>
          <w:ins w:id="123" w:author="lff" w:date="2020-03-20T11:27:00Z"/>
          <w:rFonts w:ascii="宋体" w:hAnsi="宋体" w:hint="eastAsia"/>
          <w:sz w:val="24"/>
        </w:rPr>
      </w:pPr>
      <w:r>
        <w:rPr>
          <w:rFonts w:ascii="宋体" w:hAnsi="宋体" w:hint="eastAsia"/>
          <w:sz w:val="24"/>
        </w:rPr>
        <w:t>本系统采用的主要硬件设备</w:t>
      </w:r>
      <w:r w:rsidR="003E7BEF">
        <w:rPr>
          <w:rFonts w:ascii="宋体" w:hAnsi="宋体" w:hint="eastAsia"/>
          <w:sz w:val="24"/>
        </w:rPr>
        <w:t>清单</w:t>
      </w:r>
      <w:r>
        <w:rPr>
          <w:rFonts w:ascii="宋体" w:hAnsi="宋体" w:hint="eastAsia"/>
          <w:sz w:val="24"/>
        </w:rPr>
        <w:t>如表</w:t>
      </w:r>
      <w:r>
        <w:rPr>
          <w:rFonts w:ascii="宋体" w:hAnsi="宋体"/>
          <w:sz w:val="24"/>
        </w:rPr>
        <w:t>6</w:t>
      </w:r>
      <w:r>
        <w:rPr>
          <w:rFonts w:ascii="宋体" w:hAnsi="宋体" w:hint="eastAsia"/>
          <w:sz w:val="24"/>
        </w:rPr>
        <w:t>所示。</w:t>
      </w:r>
    </w:p>
    <w:p w14:paraId="642EB507" w14:textId="40329D8B" w:rsidR="003C664A" w:rsidRPr="003C664A" w:rsidRDefault="003C664A" w:rsidP="001C4420">
      <w:pPr>
        <w:pStyle w:val="ae"/>
        <w:spacing w:beforeLines="50" w:before="120" w:afterLines="50" w:after="120" w:line="300" w:lineRule="auto"/>
        <w:ind w:firstLine="482"/>
        <w:jc w:val="center"/>
        <w:rPr>
          <w:rFonts w:ascii="宋体" w:eastAsia="宋体" w:hAnsi="宋体"/>
          <w:b/>
          <w:bCs/>
          <w:sz w:val="24"/>
          <w:szCs w:val="24"/>
          <w:rPrChange w:id="124" w:author="lff" w:date="2020-03-20T11:27:00Z">
            <w:rPr>
              <w:rFonts w:ascii="宋体" w:hAnsi="宋体"/>
              <w:sz w:val="24"/>
            </w:rPr>
          </w:rPrChange>
        </w:rPr>
        <w:pPrChange w:id="125" w:author="lff" w:date="2020-03-20T11:29:00Z">
          <w:pPr>
            <w:adjustRightInd w:val="0"/>
            <w:snapToGrid w:val="0"/>
            <w:spacing w:line="300" w:lineRule="auto"/>
            <w:ind w:firstLineChars="200" w:firstLine="482"/>
            <w:jc w:val="left"/>
          </w:pPr>
        </w:pPrChange>
      </w:pPr>
      <w:ins w:id="126" w:author="lff" w:date="2020-03-20T11:27:00Z">
        <w:r w:rsidRPr="003C664A">
          <w:rPr>
            <w:rFonts w:ascii="宋体" w:eastAsia="宋体" w:hAnsi="宋体" w:hint="eastAsia"/>
            <w:b/>
            <w:bCs/>
            <w:sz w:val="24"/>
            <w:szCs w:val="24"/>
          </w:rPr>
          <w:t xml:space="preserve">表 </w:t>
        </w:r>
        <w:r w:rsidRPr="003C664A">
          <w:rPr>
            <w:rFonts w:ascii="宋体" w:eastAsia="宋体" w:hAnsi="宋体"/>
            <w:b/>
            <w:bCs/>
            <w:sz w:val="24"/>
            <w:szCs w:val="24"/>
          </w:rPr>
          <w:t xml:space="preserve">6  </w:t>
        </w:r>
        <w:r w:rsidRPr="003C664A">
          <w:rPr>
            <w:rFonts w:ascii="宋体" w:eastAsia="宋体" w:hAnsi="宋体" w:hint="eastAsia"/>
            <w:b/>
            <w:bCs/>
            <w:sz w:val="24"/>
            <w:szCs w:val="24"/>
          </w:rPr>
          <w:t>主要硬件清单</w:t>
        </w:r>
      </w:ins>
    </w:p>
    <w:tbl>
      <w:tblPr>
        <w:tblW w:w="88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742"/>
        <w:gridCol w:w="3078"/>
        <w:gridCol w:w="3186"/>
      </w:tblGrid>
      <w:tr w:rsidR="003E7BEF" w:rsidRPr="00C66FF9" w14:paraId="554ADFA9" w14:textId="77777777" w:rsidTr="00EE77AF">
        <w:trPr>
          <w:trHeight w:val="291"/>
          <w:jc w:val="center"/>
        </w:trPr>
        <w:tc>
          <w:tcPr>
            <w:tcW w:w="1885" w:type="dxa"/>
            <w:shd w:val="clear" w:color="auto" w:fill="auto"/>
            <w:vAlign w:val="center"/>
          </w:tcPr>
          <w:p w14:paraId="5AE45F32" w14:textId="23F20CF5"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型号</w:t>
            </w:r>
          </w:p>
        </w:tc>
        <w:tc>
          <w:tcPr>
            <w:tcW w:w="742" w:type="dxa"/>
            <w:vAlign w:val="center"/>
          </w:tcPr>
          <w:p w14:paraId="4080BA03" w14:textId="444E6672"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数量</w:t>
            </w:r>
          </w:p>
        </w:tc>
        <w:tc>
          <w:tcPr>
            <w:tcW w:w="3078" w:type="dxa"/>
            <w:shd w:val="clear" w:color="auto" w:fill="auto"/>
            <w:vAlign w:val="center"/>
          </w:tcPr>
          <w:p w14:paraId="50CCE015" w14:textId="5F1194A7"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用途</w:t>
            </w:r>
          </w:p>
        </w:tc>
        <w:tc>
          <w:tcPr>
            <w:tcW w:w="3186" w:type="dxa"/>
            <w:shd w:val="clear" w:color="auto" w:fill="auto"/>
            <w:vAlign w:val="center"/>
          </w:tcPr>
          <w:p w14:paraId="5EBD64C9" w14:textId="58624457"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主要功能</w:t>
            </w:r>
          </w:p>
        </w:tc>
      </w:tr>
      <w:tr w:rsidR="003E7BEF" w:rsidRPr="00C66FF9" w14:paraId="312FE0FE" w14:textId="77777777" w:rsidTr="00EE77AF">
        <w:trPr>
          <w:trHeight w:val="321"/>
          <w:jc w:val="center"/>
        </w:trPr>
        <w:tc>
          <w:tcPr>
            <w:tcW w:w="1885" w:type="dxa"/>
            <w:shd w:val="clear" w:color="auto" w:fill="auto"/>
            <w:vAlign w:val="center"/>
          </w:tcPr>
          <w:p w14:paraId="30A73E4C" w14:textId="286AC795"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STM32F103ZET</w:t>
            </w:r>
            <w:r w:rsidRPr="00EE77AF">
              <w:rPr>
                <w:rFonts w:ascii="宋体" w:hAnsi="宋体"/>
                <w:sz w:val="18"/>
                <w:szCs w:val="18"/>
              </w:rPr>
              <w:t>6</w:t>
            </w:r>
            <w:r w:rsidR="00637F3B" w:rsidRPr="00EE77AF">
              <w:rPr>
                <w:rFonts w:ascii="宋体" w:hAnsi="宋体" w:hint="eastAsia"/>
                <w:sz w:val="18"/>
                <w:szCs w:val="18"/>
              </w:rPr>
              <w:t>系列开发板</w:t>
            </w:r>
          </w:p>
        </w:tc>
        <w:tc>
          <w:tcPr>
            <w:tcW w:w="742" w:type="dxa"/>
            <w:vAlign w:val="center"/>
          </w:tcPr>
          <w:p w14:paraId="5C386790" w14:textId="7CDAE607" w:rsidR="003E7BEF" w:rsidRPr="00EE77AF" w:rsidRDefault="003E7BEF"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1</w:t>
            </w:r>
            <w:r w:rsidR="008255F8" w:rsidRPr="00EE77AF">
              <w:rPr>
                <w:rFonts w:ascii="宋体" w:hAnsi="宋体" w:hint="eastAsia"/>
                <w:caps/>
                <w:sz w:val="18"/>
                <w:szCs w:val="18"/>
              </w:rPr>
              <w:t>个</w:t>
            </w:r>
          </w:p>
        </w:tc>
        <w:tc>
          <w:tcPr>
            <w:tcW w:w="3078" w:type="dxa"/>
            <w:shd w:val="clear" w:color="auto" w:fill="auto"/>
            <w:vAlign w:val="center"/>
          </w:tcPr>
          <w:p w14:paraId="1B0DBC7C" w14:textId="256CDBC9" w:rsidR="003E7BEF" w:rsidRPr="00EE77AF" w:rsidRDefault="003E7BEF"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处理数据，控制开发板上的各个硬件工作</w:t>
            </w:r>
          </w:p>
        </w:tc>
        <w:tc>
          <w:tcPr>
            <w:tcW w:w="3186" w:type="dxa"/>
            <w:shd w:val="clear" w:color="auto" w:fill="auto"/>
            <w:vAlign w:val="center"/>
          </w:tcPr>
          <w:p w14:paraId="79049079" w14:textId="51549437"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实现开发</w:t>
            </w:r>
            <w:proofErr w:type="gramStart"/>
            <w:r w:rsidRPr="00EE77AF">
              <w:rPr>
                <w:rFonts w:ascii="宋体" w:hAnsi="宋体" w:hint="eastAsia"/>
                <w:sz w:val="18"/>
                <w:szCs w:val="18"/>
              </w:rPr>
              <w:t>板各个</w:t>
            </w:r>
            <w:proofErr w:type="gramEnd"/>
            <w:r w:rsidRPr="00EE77AF">
              <w:rPr>
                <w:rFonts w:ascii="宋体" w:hAnsi="宋体" w:hint="eastAsia"/>
                <w:sz w:val="18"/>
                <w:szCs w:val="18"/>
              </w:rPr>
              <w:t>引脚功能复用，驱动串口工作</w:t>
            </w:r>
          </w:p>
        </w:tc>
      </w:tr>
      <w:tr w:rsidR="003E7BEF" w:rsidRPr="00C66FF9" w14:paraId="100032E9" w14:textId="77777777" w:rsidTr="00EE77AF">
        <w:trPr>
          <w:trHeight w:val="321"/>
          <w:jc w:val="center"/>
        </w:trPr>
        <w:tc>
          <w:tcPr>
            <w:tcW w:w="1885" w:type="dxa"/>
            <w:shd w:val="clear" w:color="auto" w:fill="auto"/>
            <w:vAlign w:val="center"/>
          </w:tcPr>
          <w:p w14:paraId="58D86FD8" w14:textId="12557CC1"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MFRC</w:t>
            </w:r>
            <w:r w:rsidRPr="00EE77AF">
              <w:rPr>
                <w:rFonts w:ascii="宋体" w:hAnsi="宋体"/>
                <w:sz w:val="18"/>
                <w:szCs w:val="18"/>
              </w:rPr>
              <w:t>-</w:t>
            </w:r>
            <w:r w:rsidRPr="00EE77AF">
              <w:rPr>
                <w:rFonts w:ascii="宋体" w:hAnsi="宋体" w:hint="eastAsia"/>
                <w:sz w:val="18"/>
                <w:szCs w:val="18"/>
              </w:rPr>
              <w:t>522</w:t>
            </w:r>
            <w:r w:rsidRPr="00EE77AF">
              <w:rPr>
                <w:rFonts w:ascii="宋体" w:hAnsi="宋体"/>
                <w:sz w:val="18"/>
                <w:szCs w:val="18"/>
              </w:rPr>
              <w:t xml:space="preserve"> RFID</w:t>
            </w:r>
            <w:r w:rsidRPr="00EE77AF">
              <w:rPr>
                <w:rFonts w:ascii="宋体" w:hAnsi="宋体" w:hint="eastAsia"/>
                <w:sz w:val="18"/>
                <w:szCs w:val="18"/>
              </w:rPr>
              <w:t>射频</w:t>
            </w:r>
            <w:proofErr w:type="gramStart"/>
            <w:r w:rsidRPr="00EE77AF">
              <w:rPr>
                <w:rFonts w:ascii="宋体" w:hAnsi="宋体" w:hint="eastAsia"/>
                <w:sz w:val="18"/>
                <w:szCs w:val="18"/>
              </w:rPr>
              <w:t>读写卡模块</w:t>
            </w:r>
            <w:proofErr w:type="gramEnd"/>
          </w:p>
        </w:tc>
        <w:tc>
          <w:tcPr>
            <w:tcW w:w="742" w:type="dxa"/>
            <w:vAlign w:val="center"/>
          </w:tcPr>
          <w:p w14:paraId="7B1C5DBB" w14:textId="4FA15F89" w:rsidR="003E7BEF" w:rsidRPr="00EE77AF" w:rsidRDefault="003E7BEF"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1</w:t>
            </w:r>
            <w:r w:rsidR="008255F8" w:rsidRPr="00EE77AF">
              <w:rPr>
                <w:rFonts w:ascii="宋体" w:hAnsi="宋体" w:hint="eastAsia"/>
                <w:caps/>
                <w:sz w:val="18"/>
                <w:szCs w:val="18"/>
              </w:rPr>
              <w:t>个</w:t>
            </w:r>
          </w:p>
        </w:tc>
        <w:tc>
          <w:tcPr>
            <w:tcW w:w="3078" w:type="dxa"/>
            <w:shd w:val="clear" w:color="auto" w:fill="auto"/>
            <w:vAlign w:val="center"/>
          </w:tcPr>
          <w:p w14:paraId="024794E7" w14:textId="39AA5F23" w:rsidR="003E7BEF" w:rsidRPr="00EE77AF" w:rsidRDefault="003E7BEF"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读写S50系列IC卡、异形</w:t>
            </w:r>
            <w:proofErr w:type="gramStart"/>
            <w:r w:rsidRPr="00EE77AF">
              <w:rPr>
                <w:rFonts w:ascii="宋体" w:hAnsi="宋体" w:hint="eastAsia"/>
                <w:caps/>
                <w:sz w:val="18"/>
                <w:szCs w:val="18"/>
              </w:rPr>
              <w:t>卡数据</w:t>
            </w:r>
            <w:proofErr w:type="gramEnd"/>
          </w:p>
        </w:tc>
        <w:tc>
          <w:tcPr>
            <w:tcW w:w="3186" w:type="dxa"/>
            <w:shd w:val="clear" w:color="auto" w:fill="auto"/>
            <w:vAlign w:val="center"/>
          </w:tcPr>
          <w:p w14:paraId="0F2816D2" w14:textId="2EC6FE25"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读</w:t>
            </w:r>
            <w:r w:rsidR="00105AAA" w:rsidRPr="00EE77AF">
              <w:rPr>
                <w:rFonts w:ascii="宋体" w:hAnsi="宋体" w:hint="eastAsia"/>
                <w:sz w:val="18"/>
                <w:szCs w:val="18"/>
              </w:rPr>
              <w:t>写</w:t>
            </w:r>
            <w:proofErr w:type="gramStart"/>
            <w:r w:rsidR="00105AAA" w:rsidRPr="00EE77AF">
              <w:rPr>
                <w:rFonts w:ascii="宋体" w:hAnsi="宋体" w:hint="eastAsia"/>
                <w:sz w:val="18"/>
                <w:szCs w:val="18"/>
              </w:rPr>
              <w:t>射频卡数据</w:t>
            </w:r>
            <w:proofErr w:type="gramEnd"/>
          </w:p>
        </w:tc>
      </w:tr>
      <w:tr w:rsidR="00F50B54" w:rsidRPr="00C66FF9" w14:paraId="640614CA" w14:textId="77777777" w:rsidTr="00EE77AF">
        <w:trPr>
          <w:trHeight w:val="321"/>
          <w:jc w:val="center"/>
        </w:trPr>
        <w:tc>
          <w:tcPr>
            <w:tcW w:w="1885" w:type="dxa"/>
            <w:shd w:val="clear" w:color="auto" w:fill="auto"/>
            <w:vAlign w:val="center"/>
          </w:tcPr>
          <w:p w14:paraId="7B502FE0" w14:textId="772D2324" w:rsidR="00F50B54" w:rsidRPr="00EE77AF" w:rsidRDefault="00F50B54"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IC</w:t>
            </w:r>
            <w:proofErr w:type="gramStart"/>
            <w:r w:rsidRPr="00EE77AF">
              <w:rPr>
                <w:rFonts w:ascii="宋体" w:hAnsi="宋体" w:hint="eastAsia"/>
                <w:sz w:val="18"/>
                <w:szCs w:val="18"/>
              </w:rPr>
              <w:t>射频卡</w:t>
            </w:r>
            <w:proofErr w:type="gramEnd"/>
          </w:p>
        </w:tc>
        <w:tc>
          <w:tcPr>
            <w:tcW w:w="742" w:type="dxa"/>
            <w:vAlign w:val="center"/>
          </w:tcPr>
          <w:p w14:paraId="4E4995E4" w14:textId="2B37687F" w:rsidR="00F50B54" w:rsidRPr="00EE77AF" w:rsidRDefault="00F50B54"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3张</w:t>
            </w:r>
          </w:p>
        </w:tc>
        <w:tc>
          <w:tcPr>
            <w:tcW w:w="3078" w:type="dxa"/>
            <w:shd w:val="clear" w:color="auto" w:fill="auto"/>
            <w:vAlign w:val="center"/>
          </w:tcPr>
          <w:p w14:paraId="78082CDB" w14:textId="1B177FCD" w:rsidR="00F50B54" w:rsidRPr="00EE77AF" w:rsidRDefault="00F50B54"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提供数据源</w:t>
            </w:r>
          </w:p>
        </w:tc>
        <w:tc>
          <w:tcPr>
            <w:tcW w:w="3186" w:type="dxa"/>
            <w:shd w:val="clear" w:color="auto" w:fill="auto"/>
            <w:vAlign w:val="center"/>
          </w:tcPr>
          <w:p w14:paraId="6CADD660" w14:textId="49AE5B2E" w:rsidR="00F50B54" w:rsidRPr="00EE77AF" w:rsidRDefault="00F16D12"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监测用户行为，记录用户信息</w:t>
            </w:r>
          </w:p>
        </w:tc>
      </w:tr>
      <w:tr w:rsidR="00F16D12" w:rsidRPr="00C66FF9" w14:paraId="787B94CF" w14:textId="77777777" w:rsidTr="00EE77AF">
        <w:trPr>
          <w:trHeight w:val="321"/>
          <w:jc w:val="center"/>
        </w:trPr>
        <w:tc>
          <w:tcPr>
            <w:tcW w:w="1885" w:type="dxa"/>
            <w:shd w:val="clear" w:color="auto" w:fill="auto"/>
            <w:vAlign w:val="center"/>
          </w:tcPr>
          <w:p w14:paraId="6432C0A4" w14:textId="79D6BE01" w:rsidR="00F16D12" w:rsidRPr="00EE77AF" w:rsidRDefault="00F16D12"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ESP</w:t>
            </w:r>
            <w:r w:rsidRPr="00EE77AF">
              <w:rPr>
                <w:rFonts w:ascii="宋体" w:hAnsi="宋体"/>
                <w:sz w:val="18"/>
                <w:szCs w:val="18"/>
              </w:rPr>
              <w:t xml:space="preserve">8266 </w:t>
            </w:r>
            <w:r w:rsidRPr="00EE77AF">
              <w:rPr>
                <w:rFonts w:ascii="宋体" w:hAnsi="宋体" w:hint="eastAsia"/>
                <w:sz w:val="18"/>
                <w:szCs w:val="18"/>
              </w:rPr>
              <w:t>WIFI模块</w:t>
            </w:r>
          </w:p>
        </w:tc>
        <w:tc>
          <w:tcPr>
            <w:tcW w:w="742" w:type="dxa"/>
            <w:vAlign w:val="center"/>
          </w:tcPr>
          <w:p w14:paraId="0A154459" w14:textId="56550088" w:rsidR="00F16D12" w:rsidRPr="00EE77AF" w:rsidRDefault="00F16D12"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1个</w:t>
            </w:r>
          </w:p>
        </w:tc>
        <w:tc>
          <w:tcPr>
            <w:tcW w:w="3078" w:type="dxa"/>
            <w:shd w:val="clear" w:color="auto" w:fill="auto"/>
            <w:vAlign w:val="center"/>
          </w:tcPr>
          <w:p w14:paraId="6CEBCBF8" w14:textId="5FC084E3" w:rsidR="00F16D12" w:rsidRPr="00EE77AF" w:rsidRDefault="00F16D12"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网络通信</w:t>
            </w:r>
          </w:p>
        </w:tc>
        <w:tc>
          <w:tcPr>
            <w:tcW w:w="3186" w:type="dxa"/>
            <w:shd w:val="clear" w:color="auto" w:fill="auto"/>
            <w:vAlign w:val="center"/>
          </w:tcPr>
          <w:p w14:paraId="2CFCC76E" w14:textId="03AFE815" w:rsidR="00F16D12" w:rsidRPr="00EE77AF" w:rsidRDefault="00F16D12"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通过HTTP协议，向远程服务器发送数据</w:t>
            </w:r>
          </w:p>
        </w:tc>
      </w:tr>
    </w:tbl>
    <w:p w14:paraId="4FBCE741" w14:textId="003DF6B9" w:rsidR="006C3264" w:rsidRPr="001C4420" w:rsidDel="003C664A" w:rsidRDefault="000556D6" w:rsidP="00927750">
      <w:pPr>
        <w:pStyle w:val="ae"/>
        <w:spacing w:beforeLines="50" w:before="120" w:afterLines="50" w:after="120" w:line="300" w:lineRule="auto"/>
        <w:jc w:val="center"/>
        <w:rPr>
          <w:del w:id="127" w:author="lff" w:date="2020-03-20T11:27:00Z"/>
          <w:rFonts w:ascii="宋体" w:eastAsia="宋体" w:hAnsi="宋体"/>
          <w:b/>
          <w:bCs/>
          <w:sz w:val="24"/>
          <w:szCs w:val="24"/>
          <w:rPrChange w:id="128" w:author="lff" w:date="2020-03-20T11:22:00Z">
            <w:rPr>
              <w:del w:id="129" w:author="lff" w:date="2020-03-20T11:27:00Z"/>
              <w:rFonts w:ascii="宋体" w:hAnsi="宋体"/>
            </w:rPr>
          </w:rPrChange>
        </w:rPr>
        <w:pPrChange w:id="130" w:author="lff" w:date="2020-03-20T11:22:00Z">
          <w:pPr>
            <w:adjustRightInd w:val="0"/>
            <w:snapToGrid w:val="0"/>
            <w:spacing w:line="300" w:lineRule="auto"/>
            <w:jc w:val="center"/>
          </w:pPr>
        </w:pPrChange>
      </w:pPr>
      <w:del w:id="131" w:author="lff" w:date="2020-03-20T11:27:00Z">
        <w:r w:rsidRPr="001C4420" w:rsidDel="003C664A">
          <w:rPr>
            <w:rFonts w:ascii="宋体" w:eastAsia="宋体" w:hAnsi="宋体" w:hint="eastAsia"/>
            <w:b/>
            <w:bCs/>
            <w:sz w:val="24"/>
            <w:szCs w:val="24"/>
            <w:rPrChange w:id="132" w:author="lff" w:date="2020-03-20T11:22:00Z">
              <w:rPr>
                <w:rFonts w:ascii="宋体" w:hAnsi="宋体" w:hint="eastAsia"/>
              </w:rPr>
            </w:rPrChange>
          </w:rPr>
          <w:delText xml:space="preserve">表 </w:delText>
        </w:r>
        <w:r w:rsidRPr="001C4420" w:rsidDel="003C664A">
          <w:rPr>
            <w:rFonts w:ascii="宋体" w:eastAsia="宋体" w:hAnsi="宋体"/>
            <w:b/>
            <w:bCs/>
            <w:sz w:val="24"/>
            <w:szCs w:val="24"/>
            <w:rPrChange w:id="133" w:author="lff" w:date="2020-03-20T11:22:00Z">
              <w:rPr>
                <w:rFonts w:ascii="宋体" w:hAnsi="宋体"/>
              </w:rPr>
            </w:rPrChange>
          </w:rPr>
          <w:delText xml:space="preserve">6  </w:delText>
        </w:r>
        <w:r w:rsidRPr="001C4420" w:rsidDel="003C664A">
          <w:rPr>
            <w:rFonts w:ascii="宋体" w:eastAsia="宋体" w:hAnsi="宋体" w:hint="eastAsia"/>
            <w:b/>
            <w:bCs/>
            <w:sz w:val="24"/>
            <w:szCs w:val="24"/>
            <w:rPrChange w:id="134" w:author="lff" w:date="2020-03-20T11:22:00Z">
              <w:rPr>
                <w:rFonts w:ascii="宋体" w:hAnsi="宋体" w:hint="eastAsia"/>
              </w:rPr>
            </w:rPrChange>
          </w:rPr>
          <w:delText>主要硬件清单</w:delText>
        </w:r>
      </w:del>
    </w:p>
    <w:p w14:paraId="74733F3D" w14:textId="38361B0E" w:rsidR="00F109BE" w:rsidRDefault="0015775C" w:rsidP="00EE77AF">
      <w:pPr>
        <w:adjustRightInd w:val="0"/>
        <w:snapToGrid w:val="0"/>
        <w:spacing w:line="300" w:lineRule="auto"/>
        <w:ind w:firstLineChars="200" w:firstLine="480"/>
        <w:jc w:val="left"/>
        <w:rPr>
          <w:rFonts w:ascii="宋体" w:hAnsi="宋体"/>
          <w:sz w:val="24"/>
        </w:rPr>
      </w:pPr>
      <w:r>
        <w:rPr>
          <w:rFonts w:ascii="宋体" w:hAnsi="宋体" w:hint="eastAsia"/>
          <w:sz w:val="24"/>
        </w:rPr>
        <w:t>本系统采用的</w:t>
      </w:r>
      <w:r w:rsidR="00A6230B">
        <w:rPr>
          <w:rFonts w:ascii="宋体" w:hAnsi="宋体" w:hint="eastAsia"/>
          <w:sz w:val="24"/>
        </w:rPr>
        <w:t>开发板</w:t>
      </w:r>
      <w:r w:rsidR="00637F3B">
        <w:rPr>
          <w:rFonts w:ascii="宋体" w:hAnsi="宋体" w:hint="eastAsia"/>
          <w:sz w:val="24"/>
        </w:rPr>
        <w:t>的MCU</w:t>
      </w:r>
      <w:r>
        <w:rPr>
          <w:rFonts w:ascii="宋体" w:hAnsi="宋体" w:hint="eastAsia"/>
          <w:sz w:val="24"/>
        </w:rPr>
        <w:t>是基于ARM的3</w:t>
      </w:r>
      <w:r>
        <w:rPr>
          <w:rFonts w:ascii="宋体" w:hAnsi="宋体"/>
          <w:sz w:val="24"/>
        </w:rPr>
        <w:t>2</w:t>
      </w:r>
      <w:r>
        <w:rPr>
          <w:rFonts w:ascii="宋体" w:hAnsi="宋体" w:hint="eastAsia"/>
          <w:sz w:val="24"/>
        </w:rPr>
        <w:t>位通用增强型微控制器，引脚数目1</w:t>
      </w:r>
      <w:r>
        <w:rPr>
          <w:rFonts w:ascii="宋体" w:hAnsi="宋体"/>
          <w:sz w:val="24"/>
        </w:rPr>
        <w:t>44</w:t>
      </w:r>
      <w:r>
        <w:rPr>
          <w:rFonts w:ascii="宋体" w:hAnsi="宋体" w:hint="eastAsia"/>
          <w:sz w:val="24"/>
        </w:rPr>
        <w:t>，闪存容量5</w:t>
      </w:r>
      <w:r>
        <w:rPr>
          <w:rFonts w:ascii="宋体" w:hAnsi="宋体"/>
          <w:sz w:val="24"/>
        </w:rPr>
        <w:t>12</w:t>
      </w:r>
      <w:r>
        <w:rPr>
          <w:rFonts w:ascii="宋体" w:hAnsi="宋体" w:hint="eastAsia"/>
          <w:sz w:val="24"/>
        </w:rPr>
        <w:t>K字节，</w:t>
      </w:r>
      <w:r w:rsidR="003173BA">
        <w:rPr>
          <w:rFonts w:ascii="宋体" w:hAnsi="宋体" w:hint="eastAsia"/>
          <w:sz w:val="24"/>
        </w:rPr>
        <w:t>具体型号为STM</w:t>
      </w:r>
      <w:r w:rsidR="003173BA">
        <w:rPr>
          <w:rFonts w:ascii="宋体" w:hAnsi="宋体"/>
          <w:sz w:val="24"/>
        </w:rPr>
        <w:t>32</w:t>
      </w:r>
      <w:r w:rsidR="003173BA">
        <w:rPr>
          <w:rFonts w:ascii="宋体" w:hAnsi="宋体" w:hint="eastAsia"/>
          <w:sz w:val="24"/>
        </w:rPr>
        <w:t>F103ZET</w:t>
      </w:r>
      <w:r w:rsidR="003173BA">
        <w:rPr>
          <w:rFonts w:ascii="宋体" w:hAnsi="宋体"/>
          <w:sz w:val="24"/>
        </w:rPr>
        <w:t>6</w:t>
      </w:r>
      <w:r w:rsidR="00637F3B">
        <w:rPr>
          <w:rFonts w:ascii="宋体" w:hAnsi="宋体" w:hint="eastAsia"/>
          <w:sz w:val="24"/>
        </w:rPr>
        <w:t>。这款开发</w:t>
      </w:r>
      <w:proofErr w:type="gramStart"/>
      <w:r w:rsidR="00637F3B">
        <w:rPr>
          <w:rFonts w:ascii="宋体" w:hAnsi="宋体" w:hint="eastAsia"/>
          <w:sz w:val="24"/>
        </w:rPr>
        <w:t>板属于</w:t>
      </w:r>
      <w:proofErr w:type="gramEnd"/>
      <w:r w:rsidR="00637F3B">
        <w:rPr>
          <w:rFonts w:ascii="宋体" w:hAnsi="宋体" w:hint="eastAsia"/>
          <w:sz w:val="24"/>
        </w:rPr>
        <w:t>定制款，除了使用官方的仿真器下载程序，还可以通过USB直接下载程序，方便快捷，不需要单独购买仿真器。需要将开发板的BOOT</w:t>
      </w:r>
      <w:r w:rsidR="00637F3B">
        <w:rPr>
          <w:rFonts w:ascii="宋体" w:hAnsi="宋体"/>
          <w:sz w:val="24"/>
        </w:rPr>
        <w:t>0</w:t>
      </w:r>
      <w:r w:rsidR="00637F3B">
        <w:rPr>
          <w:rFonts w:ascii="宋体" w:hAnsi="宋体" w:hint="eastAsia"/>
          <w:sz w:val="24"/>
        </w:rPr>
        <w:t>和BOOT</w:t>
      </w:r>
      <w:r w:rsidR="00637F3B">
        <w:rPr>
          <w:rFonts w:ascii="宋体" w:hAnsi="宋体"/>
          <w:sz w:val="24"/>
        </w:rPr>
        <w:t>1</w:t>
      </w:r>
      <w:r w:rsidR="00637F3B">
        <w:rPr>
          <w:rFonts w:ascii="宋体" w:hAnsi="宋体" w:hint="eastAsia"/>
          <w:sz w:val="24"/>
        </w:rPr>
        <w:t>的</w:t>
      </w:r>
      <w:proofErr w:type="gramStart"/>
      <w:r w:rsidR="00637F3B">
        <w:rPr>
          <w:rFonts w:ascii="宋体" w:hAnsi="宋体" w:hint="eastAsia"/>
          <w:sz w:val="24"/>
        </w:rPr>
        <w:t>电平位通过跳帽</w:t>
      </w:r>
      <w:proofErr w:type="gramEnd"/>
      <w:r w:rsidR="00637F3B">
        <w:rPr>
          <w:rFonts w:ascii="宋体" w:hAnsi="宋体" w:hint="eastAsia"/>
          <w:sz w:val="24"/>
        </w:rPr>
        <w:t>调整，切换启动模式到系统存储器启动模式下，通过串口直接下载程序。使用好官方的固件库，更能减轻代码成本。本论文从服务商下载到了官方的V</w:t>
      </w:r>
      <w:r w:rsidR="00637F3B">
        <w:rPr>
          <w:rFonts w:ascii="宋体" w:hAnsi="宋体"/>
          <w:sz w:val="24"/>
        </w:rPr>
        <w:t>3.5</w:t>
      </w:r>
      <w:r w:rsidR="00637F3B">
        <w:rPr>
          <w:rFonts w:ascii="宋体" w:hAnsi="宋体" w:hint="eastAsia"/>
          <w:sz w:val="24"/>
        </w:rPr>
        <w:t>版本的固件库，本系统的所有程序都是在此固件库基础上开发。</w:t>
      </w:r>
      <w:r w:rsidR="00A4363B">
        <w:rPr>
          <w:rFonts w:ascii="宋体" w:hAnsi="宋体" w:hint="eastAsia"/>
          <w:sz w:val="24"/>
        </w:rPr>
        <w:t>图</w:t>
      </w:r>
      <w:r w:rsidR="00A4363B">
        <w:rPr>
          <w:rFonts w:ascii="宋体" w:hAnsi="宋体"/>
          <w:sz w:val="24"/>
        </w:rPr>
        <w:t>2</w:t>
      </w:r>
      <w:r w:rsidR="00A4363B">
        <w:rPr>
          <w:rFonts w:ascii="宋体" w:hAnsi="宋体" w:hint="eastAsia"/>
          <w:sz w:val="24"/>
        </w:rPr>
        <w:t>为基于STM</w:t>
      </w:r>
      <w:r w:rsidR="00A4363B">
        <w:rPr>
          <w:rFonts w:ascii="宋体" w:hAnsi="宋体"/>
          <w:sz w:val="24"/>
        </w:rPr>
        <w:t>32</w:t>
      </w:r>
      <w:r w:rsidR="00A4363B">
        <w:rPr>
          <w:rFonts w:ascii="宋体" w:hAnsi="宋体" w:hint="eastAsia"/>
          <w:sz w:val="24"/>
        </w:rPr>
        <w:t>微控制器提供的物联网平台原理图。</w:t>
      </w:r>
    </w:p>
    <w:p w14:paraId="0CAE1254" w14:textId="77777777" w:rsidR="00C62BCF" w:rsidRDefault="00C62BCF" w:rsidP="000E4D42">
      <w:pPr>
        <w:keepNext/>
        <w:adjustRightInd w:val="0"/>
        <w:snapToGrid w:val="0"/>
        <w:jc w:val="center"/>
      </w:pPr>
      <w:r>
        <w:object w:dxaOrig="12181" w:dyaOrig="9346" w14:anchorId="0F84576B">
          <v:shape id="_x0000_i1026" type="#_x0000_t75" style="width:388.5pt;height:297pt" o:ole="">
            <v:imagedata r:id="rId19" o:title=""/>
          </v:shape>
          <o:OLEObject Type="Embed" ProgID="Visio.Drawing.15" ShapeID="_x0000_i1026" DrawAspect="Content" ObjectID="_1646209346" r:id="rId20"/>
        </w:object>
      </w:r>
    </w:p>
    <w:p w14:paraId="773A6D21" w14:textId="1391FADC" w:rsidR="00C62BCF" w:rsidRPr="001C4420" w:rsidRDefault="00C62BCF" w:rsidP="00927750">
      <w:pPr>
        <w:pStyle w:val="ae"/>
        <w:spacing w:beforeLines="50" w:before="120" w:afterLines="50" w:after="120" w:line="300" w:lineRule="auto"/>
        <w:jc w:val="center"/>
        <w:rPr>
          <w:rFonts w:ascii="宋体" w:eastAsia="宋体" w:hAnsi="宋体"/>
          <w:b/>
          <w:bCs/>
          <w:sz w:val="24"/>
          <w:szCs w:val="24"/>
          <w:rPrChange w:id="135" w:author="lff" w:date="2020-03-20T11:22:00Z">
            <w:rPr/>
          </w:rPrChange>
        </w:rPr>
        <w:pPrChange w:id="136" w:author="lff" w:date="2020-03-20T11:22:00Z">
          <w:pPr>
            <w:pStyle w:val="ae"/>
            <w:jc w:val="center"/>
          </w:pPr>
        </w:pPrChange>
      </w:pPr>
      <w:r w:rsidRPr="001C4420">
        <w:rPr>
          <w:rFonts w:ascii="宋体" w:eastAsia="宋体" w:hAnsi="宋体" w:hint="eastAsia"/>
          <w:b/>
          <w:bCs/>
          <w:sz w:val="24"/>
          <w:szCs w:val="24"/>
          <w:rPrChange w:id="137" w:author="lff" w:date="2020-03-20T11:22:00Z">
            <w:rPr>
              <w:rFonts w:hint="eastAsia"/>
            </w:rPr>
          </w:rPrChange>
        </w:rPr>
        <w:t xml:space="preserve">图 </w:t>
      </w:r>
      <w:r w:rsidR="002C618E" w:rsidRPr="001C4420">
        <w:rPr>
          <w:rFonts w:ascii="宋体" w:eastAsia="宋体" w:hAnsi="宋体"/>
          <w:b/>
          <w:bCs/>
          <w:sz w:val="24"/>
          <w:szCs w:val="24"/>
          <w:rPrChange w:id="138" w:author="lff" w:date="2020-03-20T11:22:00Z">
            <w:rPr/>
          </w:rPrChange>
        </w:rPr>
        <w:fldChar w:fldCharType="begin"/>
      </w:r>
      <w:r w:rsidR="002C618E" w:rsidRPr="001C4420">
        <w:rPr>
          <w:rFonts w:ascii="宋体" w:eastAsia="宋体" w:hAnsi="宋体"/>
          <w:b/>
          <w:bCs/>
          <w:sz w:val="24"/>
          <w:szCs w:val="24"/>
          <w:rPrChange w:id="139" w:author="lff" w:date="2020-03-20T11:22:00Z">
            <w:rPr/>
          </w:rPrChange>
        </w:rPr>
        <w:instrText xml:space="preserve"> </w:instrText>
      </w:r>
      <w:r w:rsidR="002C618E" w:rsidRPr="001C4420">
        <w:rPr>
          <w:rFonts w:ascii="宋体" w:eastAsia="宋体" w:hAnsi="宋体" w:hint="eastAsia"/>
          <w:b/>
          <w:bCs/>
          <w:sz w:val="24"/>
          <w:szCs w:val="24"/>
          <w:rPrChange w:id="140" w:author="lff" w:date="2020-03-20T11:22:00Z">
            <w:rPr>
              <w:rFonts w:hint="eastAsia"/>
            </w:rPr>
          </w:rPrChange>
        </w:rPr>
        <w:instrText>SEQ 图 \* ARABIC</w:instrText>
      </w:r>
      <w:r w:rsidR="002C618E" w:rsidRPr="001C4420">
        <w:rPr>
          <w:rFonts w:ascii="宋体" w:eastAsia="宋体" w:hAnsi="宋体"/>
          <w:b/>
          <w:bCs/>
          <w:sz w:val="24"/>
          <w:szCs w:val="24"/>
          <w:rPrChange w:id="141" w:author="lff" w:date="2020-03-20T11:22:00Z">
            <w:rPr/>
          </w:rPrChange>
        </w:rPr>
        <w:instrText xml:space="preserve"> </w:instrText>
      </w:r>
      <w:r w:rsidR="002C618E" w:rsidRPr="001C4420">
        <w:rPr>
          <w:rFonts w:ascii="宋体" w:eastAsia="宋体" w:hAnsi="宋体"/>
          <w:b/>
          <w:bCs/>
          <w:sz w:val="24"/>
          <w:szCs w:val="24"/>
          <w:rPrChange w:id="142" w:author="lff" w:date="2020-03-20T11:22:00Z">
            <w:rPr/>
          </w:rPrChange>
        </w:rPr>
        <w:fldChar w:fldCharType="separate"/>
      </w:r>
      <w:r w:rsidR="001D185B" w:rsidRPr="001C4420">
        <w:rPr>
          <w:rFonts w:ascii="宋体" w:eastAsia="宋体" w:hAnsi="宋体"/>
          <w:b/>
          <w:bCs/>
          <w:sz w:val="24"/>
          <w:szCs w:val="24"/>
          <w:rPrChange w:id="143" w:author="lff" w:date="2020-03-20T11:22:00Z">
            <w:rPr>
              <w:noProof/>
            </w:rPr>
          </w:rPrChange>
        </w:rPr>
        <w:t>2</w:t>
      </w:r>
      <w:r w:rsidR="002C618E" w:rsidRPr="001C4420">
        <w:rPr>
          <w:rFonts w:ascii="宋体" w:eastAsia="宋体" w:hAnsi="宋体"/>
          <w:b/>
          <w:bCs/>
          <w:sz w:val="24"/>
          <w:szCs w:val="24"/>
          <w:rPrChange w:id="144" w:author="lff" w:date="2020-03-20T11:22:00Z">
            <w:rPr/>
          </w:rPrChange>
        </w:rPr>
        <w:fldChar w:fldCharType="end"/>
      </w:r>
      <w:r w:rsidRPr="001C4420">
        <w:rPr>
          <w:rFonts w:ascii="宋体" w:eastAsia="宋体" w:hAnsi="宋体"/>
          <w:b/>
          <w:bCs/>
          <w:sz w:val="24"/>
          <w:szCs w:val="24"/>
          <w:rPrChange w:id="145" w:author="lff" w:date="2020-03-20T11:22:00Z">
            <w:rPr/>
          </w:rPrChange>
        </w:rPr>
        <w:t xml:space="preserve">  </w:t>
      </w:r>
      <w:r w:rsidRPr="001C4420">
        <w:rPr>
          <w:rFonts w:ascii="宋体" w:eastAsia="宋体" w:hAnsi="宋体" w:hint="eastAsia"/>
          <w:b/>
          <w:bCs/>
          <w:sz w:val="24"/>
          <w:szCs w:val="24"/>
          <w:rPrChange w:id="146" w:author="lff" w:date="2020-03-20T11:22:00Z">
            <w:rPr>
              <w:rFonts w:hint="eastAsia"/>
            </w:rPr>
          </w:rPrChange>
        </w:rPr>
        <w:t>物联网平台原理图</w:t>
      </w:r>
    </w:p>
    <w:p w14:paraId="2D8740FE" w14:textId="38D52AA3" w:rsidR="00C62BCF" w:rsidRPr="00C62BCF" w:rsidRDefault="00C62BCF" w:rsidP="00C62BCF"/>
    <w:p w14:paraId="47DD8A14" w14:textId="636BB3A3" w:rsidR="005A6C86" w:rsidRPr="00C731D0" w:rsidRDefault="00F76D64" w:rsidP="00736468">
      <w:pPr>
        <w:adjustRightInd w:val="0"/>
        <w:snapToGrid w:val="0"/>
        <w:spacing w:line="300" w:lineRule="auto"/>
        <w:jc w:val="left"/>
        <w:outlineLvl w:val="2"/>
        <w:rPr>
          <w:rFonts w:ascii="宋体" w:hAnsi="宋体"/>
          <w:b/>
          <w:bCs/>
          <w:sz w:val="24"/>
        </w:rPr>
      </w:pPr>
      <w:r w:rsidRPr="00434D36">
        <w:rPr>
          <w:b/>
          <w:bCs/>
          <w:sz w:val="24"/>
        </w:rPr>
        <w:t>2</w:t>
      </w:r>
      <w:r w:rsidRPr="00C731D0">
        <w:rPr>
          <w:rFonts w:ascii="宋体" w:hAnsi="宋体"/>
          <w:b/>
          <w:bCs/>
          <w:sz w:val="24"/>
        </w:rPr>
        <w:t>.</w:t>
      </w:r>
      <w:r w:rsidRPr="00434D36">
        <w:rPr>
          <w:b/>
          <w:bCs/>
          <w:sz w:val="24"/>
        </w:rPr>
        <w:t>2</w:t>
      </w:r>
      <w:r w:rsidRPr="00C731D0">
        <w:rPr>
          <w:rFonts w:ascii="宋体" w:hAnsi="宋体"/>
          <w:b/>
          <w:bCs/>
          <w:sz w:val="24"/>
        </w:rPr>
        <w:t>.</w:t>
      </w:r>
      <w:r w:rsidRPr="00434D36">
        <w:rPr>
          <w:b/>
          <w:bCs/>
          <w:sz w:val="24"/>
        </w:rPr>
        <w:t>3</w:t>
      </w:r>
      <w:r w:rsidR="005A6C86" w:rsidRPr="00C731D0">
        <w:rPr>
          <w:rFonts w:ascii="宋体" w:hAnsi="宋体" w:hint="eastAsia"/>
          <w:b/>
          <w:bCs/>
          <w:sz w:val="24"/>
        </w:rPr>
        <w:t>系统</w:t>
      </w:r>
      <w:r w:rsidR="005A6C86" w:rsidRPr="00434D36">
        <w:rPr>
          <w:rFonts w:hint="eastAsia"/>
          <w:b/>
          <w:bCs/>
          <w:sz w:val="24"/>
        </w:rPr>
        <w:t>Web</w:t>
      </w:r>
      <w:r w:rsidR="005A6C86" w:rsidRPr="00C731D0">
        <w:rPr>
          <w:rFonts w:ascii="宋体" w:hAnsi="宋体" w:hint="eastAsia"/>
          <w:b/>
          <w:bCs/>
          <w:sz w:val="24"/>
        </w:rPr>
        <w:t>端设计</w:t>
      </w:r>
    </w:p>
    <w:p w14:paraId="3FA72634" w14:textId="40018A69" w:rsidR="00F109BE" w:rsidRDefault="00A64469" w:rsidP="00A64469">
      <w:pPr>
        <w:adjustRightInd w:val="0"/>
        <w:snapToGrid w:val="0"/>
        <w:spacing w:line="300" w:lineRule="auto"/>
        <w:ind w:firstLineChars="200" w:firstLine="480"/>
        <w:jc w:val="left"/>
        <w:rPr>
          <w:rFonts w:ascii="宋体" w:hAnsi="宋体"/>
          <w:sz w:val="24"/>
        </w:rPr>
      </w:pPr>
      <w:r>
        <w:rPr>
          <w:rFonts w:ascii="宋体" w:hAnsi="宋体" w:hint="eastAsia"/>
          <w:sz w:val="24"/>
        </w:rPr>
        <w:t>Web</w:t>
      </w:r>
      <w:proofErr w:type="gramStart"/>
      <w:r>
        <w:rPr>
          <w:rFonts w:ascii="宋体" w:hAnsi="宋体" w:hint="eastAsia"/>
          <w:sz w:val="24"/>
        </w:rPr>
        <w:t>端主要</w:t>
      </w:r>
      <w:proofErr w:type="gramEnd"/>
      <w:r>
        <w:rPr>
          <w:rFonts w:ascii="宋体" w:hAnsi="宋体" w:hint="eastAsia"/>
          <w:sz w:val="24"/>
        </w:rPr>
        <w:t>分为两部分，Web服务端和Web前端。</w:t>
      </w:r>
      <w:r w:rsidR="00276FAE">
        <w:rPr>
          <w:rFonts w:ascii="宋体" w:hAnsi="宋体" w:hint="eastAsia"/>
          <w:sz w:val="24"/>
        </w:rPr>
        <w:t>Web服务端是一台使用Java语言开发的服务器，用来接收ARM微控制器通过网络发送的数据，将接收到的数据分析之后存入数据库中，用户在Web前端查看对应的服务时，Java服务器再将数据从数据库中读取出来，经过业务流程的筛选处理，渲染到前端页面上。Java服务器基于轻量级开源框架Spring开发，能够完美支持多线程、高并发，提供了一站</w:t>
      </w:r>
      <w:proofErr w:type="gramStart"/>
      <w:r w:rsidR="00276FAE">
        <w:rPr>
          <w:rFonts w:ascii="宋体" w:hAnsi="宋体" w:hint="eastAsia"/>
          <w:sz w:val="24"/>
        </w:rPr>
        <w:t>式解决</w:t>
      </w:r>
      <w:proofErr w:type="gramEnd"/>
      <w:r w:rsidR="00276FAE">
        <w:rPr>
          <w:rFonts w:ascii="宋体" w:hAnsi="宋体" w:hint="eastAsia"/>
          <w:sz w:val="24"/>
        </w:rPr>
        <w:t>方案，包括依赖注入、动态加载、切面编程、事务管理等。</w:t>
      </w:r>
      <w:r w:rsidR="00752BCC">
        <w:rPr>
          <w:rFonts w:ascii="宋体" w:hAnsi="宋体" w:hint="eastAsia"/>
          <w:sz w:val="24"/>
        </w:rPr>
        <w:t>Web模块主要的功能原理如图</w:t>
      </w:r>
      <w:r w:rsidR="00752BCC">
        <w:rPr>
          <w:rFonts w:ascii="宋体" w:hAnsi="宋体"/>
          <w:sz w:val="24"/>
        </w:rPr>
        <w:t>3</w:t>
      </w:r>
      <w:r w:rsidR="00752BCC">
        <w:rPr>
          <w:rFonts w:ascii="宋体" w:hAnsi="宋体" w:hint="eastAsia"/>
          <w:sz w:val="24"/>
        </w:rPr>
        <w:t>所示。</w:t>
      </w:r>
    </w:p>
    <w:p w14:paraId="1BF8A769" w14:textId="77777777" w:rsidR="00DD58CA" w:rsidRDefault="000E4D42" w:rsidP="00DD58CA">
      <w:pPr>
        <w:keepNext/>
        <w:adjustRightInd w:val="0"/>
        <w:snapToGrid w:val="0"/>
        <w:spacing w:line="300" w:lineRule="auto"/>
        <w:jc w:val="center"/>
      </w:pPr>
      <w:r>
        <w:object w:dxaOrig="8715" w:dyaOrig="6301" w14:anchorId="39DF63E2">
          <v:shape id="_x0000_i1027" type="#_x0000_t75" style="width:436.5pt;height:315pt" o:ole="">
            <v:imagedata r:id="rId21" o:title=""/>
          </v:shape>
          <o:OLEObject Type="Embed" ProgID="Visio.Drawing.15" ShapeID="_x0000_i1027" DrawAspect="Content" ObjectID="_1646209347" r:id="rId22"/>
        </w:object>
      </w:r>
    </w:p>
    <w:p w14:paraId="54C24116" w14:textId="44A89910" w:rsidR="000E4D42" w:rsidRPr="001C4420" w:rsidRDefault="00DD58CA" w:rsidP="00927750">
      <w:pPr>
        <w:pStyle w:val="ae"/>
        <w:spacing w:beforeLines="50" w:before="120" w:afterLines="50" w:after="120" w:line="300" w:lineRule="auto"/>
        <w:jc w:val="center"/>
        <w:rPr>
          <w:rFonts w:ascii="宋体" w:eastAsia="宋体" w:hAnsi="宋体"/>
          <w:b/>
          <w:bCs/>
          <w:sz w:val="24"/>
          <w:szCs w:val="24"/>
          <w:rPrChange w:id="147" w:author="lff" w:date="2020-03-20T11:22:00Z">
            <w:rPr>
              <w:rFonts w:ascii="宋体" w:hAnsi="宋体"/>
              <w:sz w:val="24"/>
            </w:rPr>
          </w:rPrChange>
        </w:rPr>
        <w:pPrChange w:id="148" w:author="lff" w:date="2020-03-20T11:22:00Z">
          <w:pPr>
            <w:pStyle w:val="ae"/>
            <w:jc w:val="center"/>
          </w:pPr>
        </w:pPrChange>
      </w:pPr>
      <w:r w:rsidRPr="001C4420">
        <w:rPr>
          <w:rFonts w:ascii="宋体" w:eastAsia="宋体" w:hAnsi="宋体" w:hint="eastAsia"/>
          <w:b/>
          <w:bCs/>
          <w:sz w:val="24"/>
          <w:szCs w:val="24"/>
          <w:rPrChange w:id="149" w:author="lff" w:date="2020-03-20T11:22:00Z">
            <w:rPr>
              <w:rFonts w:hint="eastAsia"/>
            </w:rPr>
          </w:rPrChange>
        </w:rPr>
        <w:t xml:space="preserve">图 </w:t>
      </w:r>
      <w:r w:rsidR="002C618E" w:rsidRPr="001C4420">
        <w:rPr>
          <w:rFonts w:ascii="宋体" w:eastAsia="宋体" w:hAnsi="宋体"/>
          <w:b/>
          <w:bCs/>
          <w:sz w:val="24"/>
          <w:szCs w:val="24"/>
          <w:rPrChange w:id="150" w:author="lff" w:date="2020-03-20T11:22:00Z">
            <w:rPr/>
          </w:rPrChange>
        </w:rPr>
        <w:fldChar w:fldCharType="begin"/>
      </w:r>
      <w:r w:rsidR="002C618E" w:rsidRPr="001C4420">
        <w:rPr>
          <w:rFonts w:ascii="宋体" w:eastAsia="宋体" w:hAnsi="宋体"/>
          <w:b/>
          <w:bCs/>
          <w:sz w:val="24"/>
          <w:szCs w:val="24"/>
          <w:rPrChange w:id="151" w:author="lff" w:date="2020-03-20T11:22:00Z">
            <w:rPr/>
          </w:rPrChange>
        </w:rPr>
        <w:instrText xml:space="preserve"> </w:instrText>
      </w:r>
      <w:r w:rsidR="002C618E" w:rsidRPr="001C4420">
        <w:rPr>
          <w:rFonts w:ascii="宋体" w:eastAsia="宋体" w:hAnsi="宋体" w:hint="eastAsia"/>
          <w:b/>
          <w:bCs/>
          <w:sz w:val="24"/>
          <w:szCs w:val="24"/>
          <w:rPrChange w:id="152" w:author="lff" w:date="2020-03-20T11:22:00Z">
            <w:rPr>
              <w:rFonts w:hint="eastAsia"/>
            </w:rPr>
          </w:rPrChange>
        </w:rPr>
        <w:instrText>SEQ 图 \* ARABIC</w:instrText>
      </w:r>
      <w:r w:rsidR="002C618E" w:rsidRPr="001C4420">
        <w:rPr>
          <w:rFonts w:ascii="宋体" w:eastAsia="宋体" w:hAnsi="宋体"/>
          <w:b/>
          <w:bCs/>
          <w:sz w:val="24"/>
          <w:szCs w:val="24"/>
          <w:rPrChange w:id="153" w:author="lff" w:date="2020-03-20T11:22:00Z">
            <w:rPr/>
          </w:rPrChange>
        </w:rPr>
        <w:instrText xml:space="preserve"> </w:instrText>
      </w:r>
      <w:r w:rsidR="002C618E" w:rsidRPr="001C4420">
        <w:rPr>
          <w:rFonts w:ascii="宋体" w:eastAsia="宋体" w:hAnsi="宋体"/>
          <w:b/>
          <w:bCs/>
          <w:sz w:val="24"/>
          <w:szCs w:val="24"/>
          <w:rPrChange w:id="154" w:author="lff" w:date="2020-03-20T11:22:00Z">
            <w:rPr/>
          </w:rPrChange>
        </w:rPr>
        <w:fldChar w:fldCharType="separate"/>
      </w:r>
      <w:r w:rsidR="001D185B" w:rsidRPr="001C4420">
        <w:rPr>
          <w:rFonts w:ascii="宋体" w:eastAsia="宋体" w:hAnsi="宋体"/>
          <w:b/>
          <w:bCs/>
          <w:sz w:val="24"/>
          <w:szCs w:val="24"/>
          <w:rPrChange w:id="155" w:author="lff" w:date="2020-03-20T11:22:00Z">
            <w:rPr>
              <w:noProof/>
            </w:rPr>
          </w:rPrChange>
        </w:rPr>
        <w:t>3</w:t>
      </w:r>
      <w:r w:rsidR="002C618E" w:rsidRPr="001C4420">
        <w:rPr>
          <w:rFonts w:ascii="宋体" w:eastAsia="宋体" w:hAnsi="宋体"/>
          <w:b/>
          <w:bCs/>
          <w:sz w:val="24"/>
          <w:szCs w:val="24"/>
          <w:rPrChange w:id="156" w:author="lff" w:date="2020-03-20T11:22:00Z">
            <w:rPr/>
          </w:rPrChange>
        </w:rPr>
        <w:fldChar w:fldCharType="end"/>
      </w:r>
      <w:r w:rsidRPr="001C4420">
        <w:rPr>
          <w:rFonts w:ascii="宋体" w:eastAsia="宋体" w:hAnsi="宋体"/>
          <w:b/>
          <w:bCs/>
          <w:sz w:val="24"/>
          <w:szCs w:val="24"/>
          <w:rPrChange w:id="157" w:author="lff" w:date="2020-03-20T11:22:00Z">
            <w:rPr/>
          </w:rPrChange>
        </w:rPr>
        <w:t xml:space="preserve"> </w:t>
      </w:r>
      <w:r w:rsidRPr="001C4420">
        <w:rPr>
          <w:rFonts w:ascii="宋体" w:eastAsia="宋体" w:hAnsi="宋体" w:hint="eastAsia"/>
          <w:b/>
          <w:bCs/>
          <w:sz w:val="24"/>
          <w:szCs w:val="24"/>
          <w:rPrChange w:id="158" w:author="lff" w:date="2020-03-20T11:22:00Z">
            <w:rPr>
              <w:rFonts w:hint="eastAsia"/>
            </w:rPr>
          </w:rPrChange>
        </w:rPr>
        <w:t>Web模块原理图</w:t>
      </w:r>
    </w:p>
    <w:p w14:paraId="3C3D7766" w14:textId="3C12F8DD" w:rsidR="005A6C86" w:rsidRPr="003A7D7E" w:rsidRDefault="00F76D64" w:rsidP="00736468">
      <w:pPr>
        <w:adjustRightInd w:val="0"/>
        <w:snapToGrid w:val="0"/>
        <w:spacing w:beforeLines="100" w:before="240" w:line="300" w:lineRule="auto"/>
        <w:jc w:val="left"/>
        <w:outlineLvl w:val="0"/>
        <w:rPr>
          <w:rFonts w:ascii="黑体" w:eastAsia="黑体" w:hAnsi="黑体"/>
          <w:b/>
          <w:bCs/>
          <w:sz w:val="32"/>
          <w:szCs w:val="32"/>
        </w:rPr>
      </w:pPr>
      <w:bookmarkStart w:id="159" w:name="_Toc33743003"/>
      <w:bookmarkStart w:id="160" w:name="_Toc33743155"/>
      <w:bookmarkStart w:id="161" w:name="_Toc35548990"/>
      <w:r w:rsidRPr="00434D36">
        <w:rPr>
          <w:rFonts w:eastAsia="黑体" w:hint="eastAsia"/>
          <w:b/>
          <w:bCs/>
          <w:sz w:val="32"/>
          <w:szCs w:val="32"/>
        </w:rPr>
        <w:t>3</w:t>
      </w:r>
      <w:r>
        <w:rPr>
          <w:rFonts w:ascii="黑体" w:eastAsia="黑体" w:hAnsi="黑体"/>
          <w:b/>
          <w:bCs/>
          <w:sz w:val="32"/>
          <w:szCs w:val="32"/>
        </w:rPr>
        <w:t>.</w:t>
      </w:r>
      <w:r w:rsidR="005A6C86" w:rsidRPr="003A7D7E">
        <w:rPr>
          <w:rFonts w:ascii="黑体" w:eastAsia="黑体" w:hAnsi="黑体" w:hint="eastAsia"/>
          <w:b/>
          <w:bCs/>
          <w:sz w:val="32"/>
          <w:szCs w:val="32"/>
        </w:rPr>
        <w:t>系统</w:t>
      </w:r>
      <w:bookmarkEnd w:id="159"/>
      <w:bookmarkEnd w:id="160"/>
      <w:r w:rsidR="00A050DD">
        <w:rPr>
          <w:rFonts w:ascii="黑体" w:eastAsia="黑体" w:hAnsi="黑体" w:hint="eastAsia"/>
          <w:b/>
          <w:bCs/>
          <w:sz w:val="32"/>
          <w:szCs w:val="32"/>
        </w:rPr>
        <w:t>整体实现方案</w:t>
      </w:r>
      <w:bookmarkEnd w:id="161"/>
    </w:p>
    <w:p w14:paraId="4F0260D5" w14:textId="6E309BAC" w:rsidR="00CF42A2" w:rsidRDefault="00CF42A2" w:rsidP="00736468">
      <w:pPr>
        <w:adjustRightInd w:val="0"/>
        <w:snapToGrid w:val="0"/>
        <w:spacing w:line="300" w:lineRule="auto"/>
        <w:jc w:val="left"/>
        <w:outlineLvl w:val="1"/>
        <w:rPr>
          <w:rFonts w:ascii="宋体" w:hAnsi="宋体"/>
          <w:b/>
          <w:bCs/>
          <w:sz w:val="28"/>
          <w:szCs w:val="28"/>
        </w:rPr>
      </w:pPr>
      <w:bookmarkStart w:id="162" w:name="_Toc35548991"/>
      <w:r>
        <w:rPr>
          <w:b/>
          <w:bCs/>
          <w:sz w:val="28"/>
          <w:szCs w:val="28"/>
        </w:rPr>
        <w:t>3</w:t>
      </w:r>
      <w:r w:rsidRPr="00C731D0">
        <w:rPr>
          <w:rFonts w:ascii="宋体" w:hAnsi="宋体"/>
          <w:b/>
          <w:bCs/>
          <w:sz w:val="28"/>
          <w:szCs w:val="28"/>
        </w:rPr>
        <w:t>.</w:t>
      </w:r>
      <w:r w:rsidRPr="00434D36">
        <w:rPr>
          <w:b/>
          <w:bCs/>
          <w:sz w:val="28"/>
          <w:szCs w:val="28"/>
        </w:rPr>
        <w:t>1</w:t>
      </w:r>
      <w:r>
        <w:rPr>
          <w:rFonts w:ascii="宋体" w:hAnsi="宋体" w:hint="eastAsia"/>
          <w:b/>
          <w:bCs/>
          <w:sz w:val="28"/>
          <w:szCs w:val="28"/>
        </w:rPr>
        <w:t xml:space="preserve"> 数据</w:t>
      </w:r>
      <w:r w:rsidR="00A050DD">
        <w:rPr>
          <w:rFonts w:ascii="宋体" w:hAnsi="宋体" w:hint="eastAsia"/>
          <w:b/>
          <w:bCs/>
          <w:sz w:val="28"/>
          <w:szCs w:val="28"/>
        </w:rPr>
        <w:t>持久层实现</w:t>
      </w:r>
      <w:bookmarkEnd w:id="162"/>
    </w:p>
    <w:p w14:paraId="0B2BE944" w14:textId="387A722E" w:rsidR="00950284" w:rsidRPr="00950284" w:rsidRDefault="00F37F91" w:rsidP="00950284">
      <w:pPr>
        <w:adjustRightInd w:val="0"/>
        <w:snapToGrid w:val="0"/>
        <w:spacing w:line="300" w:lineRule="auto"/>
        <w:jc w:val="left"/>
        <w:outlineLvl w:val="2"/>
        <w:rPr>
          <w:rFonts w:ascii="宋体" w:hAnsi="宋体"/>
          <w:b/>
          <w:bCs/>
          <w:sz w:val="28"/>
          <w:szCs w:val="28"/>
        </w:rPr>
      </w:pPr>
      <w:r>
        <w:rPr>
          <w:b/>
          <w:bCs/>
          <w:sz w:val="28"/>
          <w:szCs w:val="28"/>
        </w:rPr>
        <w:t>3</w:t>
      </w:r>
      <w:r w:rsidRPr="00C731D0">
        <w:rPr>
          <w:rFonts w:ascii="宋体" w:hAnsi="宋体"/>
          <w:b/>
          <w:bCs/>
          <w:sz w:val="28"/>
          <w:szCs w:val="28"/>
        </w:rPr>
        <w:t>.</w:t>
      </w:r>
      <w:r w:rsidRPr="00434D36">
        <w:rPr>
          <w:b/>
          <w:bCs/>
          <w:sz w:val="28"/>
          <w:szCs w:val="28"/>
        </w:rPr>
        <w:t>1</w:t>
      </w:r>
      <w:r>
        <w:rPr>
          <w:rFonts w:hint="eastAsia"/>
          <w:b/>
          <w:bCs/>
          <w:sz w:val="28"/>
          <w:szCs w:val="28"/>
        </w:rPr>
        <w:t>.1</w:t>
      </w:r>
      <w:r>
        <w:rPr>
          <w:b/>
          <w:bCs/>
          <w:sz w:val="28"/>
          <w:szCs w:val="28"/>
        </w:rPr>
        <w:t xml:space="preserve"> </w:t>
      </w:r>
      <w:r w:rsidRPr="00C731D0">
        <w:rPr>
          <w:rFonts w:ascii="宋体" w:hAnsi="宋体" w:hint="eastAsia"/>
          <w:b/>
          <w:bCs/>
          <w:sz w:val="28"/>
          <w:szCs w:val="28"/>
        </w:rPr>
        <w:t>系统</w:t>
      </w:r>
      <w:r w:rsidR="002C3B9F">
        <w:rPr>
          <w:rFonts w:ascii="宋体" w:hAnsi="宋体" w:hint="eastAsia"/>
          <w:b/>
          <w:bCs/>
          <w:sz w:val="28"/>
          <w:szCs w:val="28"/>
        </w:rPr>
        <w:t>数据建模实现</w:t>
      </w:r>
    </w:p>
    <w:p w14:paraId="01DB4963" w14:textId="330969C8" w:rsidR="00DD58CA" w:rsidRDefault="007F7E95" w:rsidP="00DD58CA">
      <w:pPr>
        <w:adjustRightInd w:val="0"/>
        <w:snapToGrid w:val="0"/>
        <w:spacing w:line="300" w:lineRule="auto"/>
        <w:ind w:firstLineChars="200" w:firstLine="480"/>
        <w:rPr>
          <w:rFonts w:ascii="宋体" w:hAnsi="宋体"/>
          <w:sz w:val="24"/>
        </w:rPr>
      </w:pPr>
      <w:r>
        <w:rPr>
          <w:rFonts w:ascii="宋体" w:hAnsi="宋体" w:hint="eastAsia"/>
          <w:sz w:val="24"/>
        </w:rPr>
        <w:t>按照系统的需求分析流程，编写出了系统的数据字典文档，按照数据字典文档</w:t>
      </w:r>
      <w:r w:rsidR="00DD58CA">
        <w:rPr>
          <w:rFonts w:ascii="宋体" w:hAnsi="宋体" w:hint="eastAsia"/>
          <w:sz w:val="24"/>
        </w:rPr>
        <w:t>使用物理模型构建工具</w:t>
      </w:r>
      <w:r w:rsidR="00DD58CA" w:rsidRPr="00E75C6E">
        <w:rPr>
          <w:rFonts w:ascii="宋体" w:hAnsi="宋体"/>
          <w:sz w:val="24"/>
        </w:rPr>
        <w:t>Power</w:t>
      </w:r>
      <w:r w:rsidR="00DD58CA">
        <w:rPr>
          <w:rFonts w:ascii="宋体" w:hAnsi="宋体"/>
          <w:sz w:val="24"/>
        </w:rPr>
        <w:t xml:space="preserve"> </w:t>
      </w:r>
      <w:r w:rsidR="00DD58CA" w:rsidRPr="00E75C6E">
        <w:rPr>
          <w:rFonts w:ascii="宋体" w:hAnsi="宋体"/>
          <w:sz w:val="24"/>
        </w:rPr>
        <w:t>Designer</w:t>
      </w:r>
      <w:r w:rsidR="00DD58CA">
        <w:rPr>
          <w:rFonts w:ascii="宋体" w:hAnsi="宋体" w:hint="eastAsia"/>
          <w:sz w:val="24"/>
        </w:rPr>
        <w:t>创建物理模型，实现流程如下：</w:t>
      </w:r>
    </w:p>
    <w:p w14:paraId="79CCE335" w14:textId="3837A84D" w:rsidR="00DD58CA" w:rsidRDefault="00DD58CA" w:rsidP="000E7880">
      <w:pPr>
        <w:numPr>
          <w:ilvl w:val="0"/>
          <w:numId w:val="6"/>
        </w:numPr>
        <w:adjustRightInd w:val="0"/>
        <w:snapToGrid w:val="0"/>
        <w:spacing w:line="300" w:lineRule="auto"/>
        <w:ind w:left="0" w:firstLineChars="200" w:firstLine="480"/>
        <w:jc w:val="left"/>
        <w:rPr>
          <w:rFonts w:ascii="宋体" w:hAnsi="宋体"/>
          <w:sz w:val="24"/>
        </w:rPr>
      </w:pPr>
      <w:r>
        <w:rPr>
          <w:rFonts w:ascii="宋体" w:hAnsi="宋体" w:hint="eastAsia"/>
          <w:sz w:val="24"/>
        </w:rPr>
        <w:t>安装好</w:t>
      </w:r>
      <w:r w:rsidRPr="00E75C6E">
        <w:rPr>
          <w:rFonts w:ascii="宋体" w:hAnsi="宋体"/>
          <w:sz w:val="24"/>
        </w:rPr>
        <w:t>Power</w:t>
      </w:r>
      <w:r>
        <w:rPr>
          <w:rFonts w:ascii="宋体" w:hAnsi="宋体"/>
          <w:sz w:val="24"/>
        </w:rPr>
        <w:t xml:space="preserve"> </w:t>
      </w:r>
      <w:r w:rsidRPr="00E75C6E">
        <w:rPr>
          <w:rFonts w:ascii="宋体" w:hAnsi="宋体"/>
          <w:sz w:val="24"/>
        </w:rPr>
        <w:t>Designer</w:t>
      </w:r>
      <w:r>
        <w:rPr>
          <w:rFonts w:ascii="宋体" w:hAnsi="宋体" w:hint="eastAsia"/>
          <w:sz w:val="24"/>
        </w:rPr>
        <w:t>工具，运行软件，如图</w:t>
      </w:r>
      <w:r w:rsidR="0067473E">
        <w:rPr>
          <w:rFonts w:ascii="宋体" w:hAnsi="宋体"/>
          <w:sz w:val="24"/>
        </w:rPr>
        <w:t>4</w:t>
      </w:r>
      <w:r>
        <w:rPr>
          <w:rFonts w:ascii="宋体" w:hAnsi="宋体" w:hint="eastAsia"/>
          <w:sz w:val="24"/>
        </w:rPr>
        <w:t>所示，新建一个模型。</w:t>
      </w:r>
    </w:p>
    <w:p w14:paraId="1B40283B" w14:textId="77777777" w:rsidR="0067473E" w:rsidRDefault="00927750" w:rsidP="0067473E">
      <w:pPr>
        <w:keepNext/>
        <w:adjustRightInd w:val="0"/>
        <w:snapToGrid w:val="0"/>
        <w:spacing w:line="300" w:lineRule="auto"/>
        <w:jc w:val="center"/>
      </w:pPr>
      <w:r>
        <w:rPr>
          <w:rFonts w:ascii="宋体" w:hAnsi="宋体"/>
          <w:sz w:val="24"/>
        </w:rPr>
        <w:pict w14:anchorId="6EBA003D">
          <v:shape id="_x0000_i1028" type="#_x0000_t75" style="width:164.25pt;height:174pt">
            <v:imagedata r:id="rId23" o:title="001"/>
          </v:shape>
        </w:pict>
      </w:r>
    </w:p>
    <w:p w14:paraId="4D1A6F25" w14:textId="11955200" w:rsidR="00DD58CA" w:rsidRPr="001C4420" w:rsidRDefault="0067473E" w:rsidP="00927750">
      <w:pPr>
        <w:pStyle w:val="ae"/>
        <w:spacing w:beforeLines="50" w:before="120" w:afterLines="50" w:after="120" w:line="300" w:lineRule="auto"/>
        <w:jc w:val="center"/>
        <w:rPr>
          <w:rFonts w:ascii="宋体" w:eastAsia="宋体" w:hAnsi="宋体"/>
          <w:b/>
          <w:bCs/>
          <w:sz w:val="24"/>
          <w:szCs w:val="24"/>
          <w:rPrChange w:id="163" w:author="lff" w:date="2020-03-20T11:22:00Z">
            <w:rPr>
              <w:rFonts w:ascii="宋体" w:hAnsi="宋体"/>
              <w:sz w:val="24"/>
            </w:rPr>
          </w:rPrChange>
        </w:rPr>
        <w:pPrChange w:id="164" w:author="lff" w:date="2020-03-20T11:22:00Z">
          <w:pPr>
            <w:pStyle w:val="ae"/>
            <w:jc w:val="center"/>
          </w:pPr>
        </w:pPrChange>
      </w:pPr>
      <w:r w:rsidRPr="001C4420">
        <w:rPr>
          <w:rFonts w:ascii="宋体" w:eastAsia="宋体" w:hAnsi="宋体" w:hint="eastAsia"/>
          <w:b/>
          <w:bCs/>
          <w:sz w:val="24"/>
          <w:szCs w:val="24"/>
          <w:rPrChange w:id="165" w:author="lff" w:date="2020-03-20T11:22:00Z">
            <w:rPr>
              <w:rFonts w:hint="eastAsia"/>
            </w:rPr>
          </w:rPrChange>
        </w:rPr>
        <w:t xml:space="preserve">图 </w:t>
      </w:r>
      <w:r w:rsidR="002C618E" w:rsidRPr="001C4420">
        <w:rPr>
          <w:rFonts w:ascii="宋体" w:eastAsia="宋体" w:hAnsi="宋体"/>
          <w:b/>
          <w:bCs/>
          <w:sz w:val="24"/>
          <w:szCs w:val="24"/>
          <w:rPrChange w:id="166" w:author="lff" w:date="2020-03-20T11:22:00Z">
            <w:rPr/>
          </w:rPrChange>
        </w:rPr>
        <w:fldChar w:fldCharType="begin"/>
      </w:r>
      <w:r w:rsidR="002C618E" w:rsidRPr="001C4420">
        <w:rPr>
          <w:rFonts w:ascii="宋体" w:eastAsia="宋体" w:hAnsi="宋体"/>
          <w:b/>
          <w:bCs/>
          <w:sz w:val="24"/>
          <w:szCs w:val="24"/>
          <w:rPrChange w:id="167" w:author="lff" w:date="2020-03-20T11:22:00Z">
            <w:rPr/>
          </w:rPrChange>
        </w:rPr>
        <w:instrText xml:space="preserve"> </w:instrText>
      </w:r>
      <w:r w:rsidR="002C618E" w:rsidRPr="001C4420">
        <w:rPr>
          <w:rFonts w:ascii="宋体" w:eastAsia="宋体" w:hAnsi="宋体" w:hint="eastAsia"/>
          <w:b/>
          <w:bCs/>
          <w:sz w:val="24"/>
          <w:szCs w:val="24"/>
          <w:rPrChange w:id="168" w:author="lff" w:date="2020-03-20T11:22:00Z">
            <w:rPr>
              <w:rFonts w:hint="eastAsia"/>
            </w:rPr>
          </w:rPrChange>
        </w:rPr>
        <w:instrText>SEQ 图 \* ARABIC</w:instrText>
      </w:r>
      <w:r w:rsidR="002C618E" w:rsidRPr="001C4420">
        <w:rPr>
          <w:rFonts w:ascii="宋体" w:eastAsia="宋体" w:hAnsi="宋体"/>
          <w:b/>
          <w:bCs/>
          <w:sz w:val="24"/>
          <w:szCs w:val="24"/>
          <w:rPrChange w:id="169" w:author="lff" w:date="2020-03-20T11:22:00Z">
            <w:rPr/>
          </w:rPrChange>
        </w:rPr>
        <w:instrText xml:space="preserve"> </w:instrText>
      </w:r>
      <w:r w:rsidR="002C618E" w:rsidRPr="001C4420">
        <w:rPr>
          <w:rFonts w:ascii="宋体" w:eastAsia="宋体" w:hAnsi="宋体"/>
          <w:b/>
          <w:bCs/>
          <w:sz w:val="24"/>
          <w:szCs w:val="24"/>
          <w:rPrChange w:id="170" w:author="lff" w:date="2020-03-20T11:22:00Z">
            <w:rPr/>
          </w:rPrChange>
        </w:rPr>
        <w:fldChar w:fldCharType="separate"/>
      </w:r>
      <w:r w:rsidR="001D185B" w:rsidRPr="001C4420">
        <w:rPr>
          <w:rFonts w:ascii="宋体" w:eastAsia="宋体" w:hAnsi="宋体"/>
          <w:b/>
          <w:bCs/>
          <w:sz w:val="24"/>
          <w:szCs w:val="24"/>
          <w:rPrChange w:id="171" w:author="lff" w:date="2020-03-20T11:22:00Z">
            <w:rPr>
              <w:noProof/>
            </w:rPr>
          </w:rPrChange>
        </w:rPr>
        <w:t>4</w:t>
      </w:r>
      <w:r w:rsidR="002C618E" w:rsidRPr="001C4420">
        <w:rPr>
          <w:rFonts w:ascii="宋体" w:eastAsia="宋体" w:hAnsi="宋体"/>
          <w:b/>
          <w:bCs/>
          <w:sz w:val="24"/>
          <w:szCs w:val="24"/>
          <w:rPrChange w:id="172" w:author="lff" w:date="2020-03-20T11:22:00Z">
            <w:rPr/>
          </w:rPrChange>
        </w:rPr>
        <w:fldChar w:fldCharType="end"/>
      </w:r>
      <w:r w:rsidRPr="001C4420">
        <w:rPr>
          <w:rFonts w:ascii="宋体" w:eastAsia="宋体" w:hAnsi="宋体"/>
          <w:b/>
          <w:bCs/>
          <w:sz w:val="24"/>
          <w:szCs w:val="24"/>
          <w:rPrChange w:id="173" w:author="lff" w:date="2020-03-20T11:22:00Z">
            <w:rPr/>
          </w:rPrChange>
        </w:rPr>
        <w:t xml:space="preserve"> </w:t>
      </w:r>
      <w:r w:rsidRPr="001C4420">
        <w:rPr>
          <w:rFonts w:ascii="宋体" w:eastAsia="宋体" w:hAnsi="宋体" w:hint="eastAsia"/>
          <w:b/>
          <w:bCs/>
          <w:sz w:val="24"/>
          <w:szCs w:val="24"/>
          <w:rPrChange w:id="174" w:author="lff" w:date="2020-03-20T11:22:00Z">
            <w:rPr>
              <w:rFonts w:hint="eastAsia"/>
            </w:rPr>
          </w:rPrChange>
        </w:rPr>
        <w:t>新建模型</w:t>
      </w:r>
    </w:p>
    <w:p w14:paraId="6EEF1E83" w14:textId="2380873B" w:rsidR="009D3680" w:rsidRDefault="0067473E" w:rsidP="000E7880">
      <w:pPr>
        <w:numPr>
          <w:ilvl w:val="0"/>
          <w:numId w:val="6"/>
        </w:numPr>
        <w:adjustRightInd w:val="0"/>
        <w:snapToGrid w:val="0"/>
        <w:spacing w:line="300" w:lineRule="auto"/>
        <w:ind w:left="0" w:firstLineChars="200" w:firstLine="480"/>
        <w:jc w:val="left"/>
        <w:rPr>
          <w:rFonts w:ascii="宋体" w:hAnsi="宋体"/>
          <w:sz w:val="24"/>
        </w:rPr>
      </w:pPr>
      <w:r w:rsidRPr="009D3680">
        <w:rPr>
          <w:rFonts w:ascii="宋体" w:hAnsi="宋体" w:hint="eastAsia"/>
          <w:sz w:val="24"/>
        </w:rPr>
        <w:lastRenderedPageBreak/>
        <w:t>选择模型的类型为物理模型，选择方式如图</w:t>
      </w:r>
      <w:r w:rsidRPr="009D3680">
        <w:rPr>
          <w:rFonts w:ascii="宋体" w:hAnsi="宋体"/>
          <w:sz w:val="24"/>
        </w:rPr>
        <w:t>5</w:t>
      </w:r>
      <w:r w:rsidRPr="009D3680">
        <w:rPr>
          <w:rFonts w:ascii="宋体" w:hAnsi="宋体" w:hint="eastAsia"/>
          <w:sz w:val="24"/>
        </w:rPr>
        <w:t>所示。</w:t>
      </w:r>
      <w:r w:rsidR="009D3680">
        <w:rPr>
          <w:rFonts w:ascii="宋体" w:hAnsi="宋体" w:hint="eastAsia"/>
          <w:sz w:val="24"/>
        </w:rPr>
        <w:t>本系统使用的MySQL版本为5</w:t>
      </w:r>
      <w:r w:rsidR="009D3680">
        <w:rPr>
          <w:rFonts w:ascii="宋体" w:hAnsi="宋体"/>
          <w:sz w:val="24"/>
        </w:rPr>
        <w:t>.7.2</w:t>
      </w:r>
      <w:r w:rsidR="00950284">
        <w:rPr>
          <w:rFonts w:ascii="宋体" w:hAnsi="宋体"/>
          <w:sz w:val="24"/>
        </w:rPr>
        <w:t>9</w:t>
      </w:r>
      <w:r w:rsidR="00950284">
        <w:rPr>
          <w:rFonts w:ascii="宋体" w:hAnsi="宋体" w:hint="eastAsia"/>
          <w:sz w:val="24"/>
        </w:rPr>
        <w:t>，这里必须要选择MySQL版本为5</w:t>
      </w:r>
      <w:r w:rsidR="00950284">
        <w:rPr>
          <w:rFonts w:ascii="宋体" w:hAnsi="宋体"/>
          <w:sz w:val="24"/>
        </w:rPr>
        <w:t>.</w:t>
      </w:r>
      <w:r w:rsidR="00950284">
        <w:rPr>
          <w:rFonts w:ascii="宋体" w:hAnsi="宋体" w:hint="eastAsia"/>
          <w:sz w:val="24"/>
        </w:rPr>
        <w:t>0。</w:t>
      </w:r>
    </w:p>
    <w:p w14:paraId="349B0A51" w14:textId="77777777" w:rsidR="009D3680" w:rsidRDefault="00927750" w:rsidP="009D3680">
      <w:pPr>
        <w:keepNext/>
        <w:adjustRightInd w:val="0"/>
        <w:snapToGrid w:val="0"/>
        <w:spacing w:line="300" w:lineRule="auto"/>
        <w:jc w:val="center"/>
      </w:pPr>
      <w:r>
        <w:rPr>
          <w:rFonts w:ascii="宋体" w:hAnsi="宋体"/>
          <w:sz w:val="24"/>
        </w:rPr>
        <w:pict w14:anchorId="772EB5F0">
          <v:shape id="_x0000_i1029" type="#_x0000_t75" style="width:274.5pt;height:222pt">
            <v:imagedata r:id="rId24" o:title="002"/>
          </v:shape>
        </w:pict>
      </w:r>
    </w:p>
    <w:p w14:paraId="5880EE10" w14:textId="10468644" w:rsidR="009D3680" w:rsidRPr="001C4420" w:rsidRDefault="009D3680" w:rsidP="00927750">
      <w:pPr>
        <w:pStyle w:val="ae"/>
        <w:spacing w:beforeLines="50" w:before="120" w:afterLines="50" w:after="120" w:line="300" w:lineRule="auto"/>
        <w:jc w:val="center"/>
        <w:rPr>
          <w:rFonts w:ascii="宋体" w:eastAsia="宋体" w:hAnsi="宋体"/>
          <w:b/>
          <w:bCs/>
          <w:sz w:val="24"/>
          <w:szCs w:val="24"/>
          <w:rPrChange w:id="175" w:author="lff" w:date="2020-03-20T11:22:00Z">
            <w:rPr>
              <w:rFonts w:ascii="宋体" w:hAnsi="宋体"/>
              <w:sz w:val="24"/>
            </w:rPr>
          </w:rPrChange>
        </w:rPr>
        <w:pPrChange w:id="176" w:author="lff" w:date="2020-03-20T11:22:00Z">
          <w:pPr>
            <w:pStyle w:val="ae"/>
            <w:jc w:val="center"/>
          </w:pPr>
        </w:pPrChange>
      </w:pPr>
      <w:r w:rsidRPr="001C4420">
        <w:rPr>
          <w:rFonts w:ascii="宋体" w:eastAsia="宋体" w:hAnsi="宋体" w:hint="eastAsia"/>
          <w:b/>
          <w:bCs/>
          <w:sz w:val="24"/>
          <w:szCs w:val="24"/>
          <w:rPrChange w:id="177" w:author="lff" w:date="2020-03-20T11:22:00Z">
            <w:rPr>
              <w:rFonts w:hint="eastAsia"/>
            </w:rPr>
          </w:rPrChange>
        </w:rPr>
        <w:t xml:space="preserve">图 </w:t>
      </w:r>
      <w:r w:rsidR="002C618E" w:rsidRPr="001C4420">
        <w:rPr>
          <w:rFonts w:ascii="宋体" w:eastAsia="宋体" w:hAnsi="宋体"/>
          <w:b/>
          <w:bCs/>
          <w:sz w:val="24"/>
          <w:szCs w:val="24"/>
          <w:rPrChange w:id="178" w:author="lff" w:date="2020-03-20T11:22:00Z">
            <w:rPr/>
          </w:rPrChange>
        </w:rPr>
        <w:fldChar w:fldCharType="begin"/>
      </w:r>
      <w:r w:rsidR="002C618E" w:rsidRPr="001C4420">
        <w:rPr>
          <w:rFonts w:ascii="宋体" w:eastAsia="宋体" w:hAnsi="宋体"/>
          <w:b/>
          <w:bCs/>
          <w:sz w:val="24"/>
          <w:szCs w:val="24"/>
          <w:rPrChange w:id="179" w:author="lff" w:date="2020-03-20T11:22:00Z">
            <w:rPr/>
          </w:rPrChange>
        </w:rPr>
        <w:instrText xml:space="preserve"> </w:instrText>
      </w:r>
      <w:r w:rsidR="002C618E" w:rsidRPr="001C4420">
        <w:rPr>
          <w:rFonts w:ascii="宋体" w:eastAsia="宋体" w:hAnsi="宋体" w:hint="eastAsia"/>
          <w:b/>
          <w:bCs/>
          <w:sz w:val="24"/>
          <w:szCs w:val="24"/>
          <w:rPrChange w:id="180" w:author="lff" w:date="2020-03-20T11:22:00Z">
            <w:rPr>
              <w:rFonts w:hint="eastAsia"/>
            </w:rPr>
          </w:rPrChange>
        </w:rPr>
        <w:instrText>SEQ 图 \* ARABIC</w:instrText>
      </w:r>
      <w:r w:rsidR="002C618E" w:rsidRPr="001C4420">
        <w:rPr>
          <w:rFonts w:ascii="宋体" w:eastAsia="宋体" w:hAnsi="宋体"/>
          <w:b/>
          <w:bCs/>
          <w:sz w:val="24"/>
          <w:szCs w:val="24"/>
          <w:rPrChange w:id="181" w:author="lff" w:date="2020-03-20T11:22:00Z">
            <w:rPr/>
          </w:rPrChange>
        </w:rPr>
        <w:instrText xml:space="preserve"> </w:instrText>
      </w:r>
      <w:r w:rsidR="002C618E" w:rsidRPr="001C4420">
        <w:rPr>
          <w:rFonts w:ascii="宋体" w:eastAsia="宋体" w:hAnsi="宋体"/>
          <w:b/>
          <w:bCs/>
          <w:sz w:val="24"/>
          <w:szCs w:val="24"/>
          <w:rPrChange w:id="182" w:author="lff" w:date="2020-03-20T11:22:00Z">
            <w:rPr/>
          </w:rPrChange>
        </w:rPr>
        <w:fldChar w:fldCharType="separate"/>
      </w:r>
      <w:r w:rsidR="001D185B" w:rsidRPr="001C4420">
        <w:rPr>
          <w:rFonts w:ascii="宋体" w:eastAsia="宋体" w:hAnsi="宋体"/>
          <w:b/>
          <w:bCs/>
          <w:sz w:val="24"/>
          <w:szCs w:val="24"/>
          <w:rPrChange w:id="183" w:author="lff" w:date="2020-03-20T11:22:00Z">
            <w:rPr>
              <w:noProof/>
            </w:rPr>
          </w:rPrChange>
        </w:rPr>
        <w:t>5</w:t>
      </w:r>
      <w:r w:rsidR="002C618E" w:rsidRPr="001C4420">
        <w:rPr>
          <w:rFonts w:ascii="宋体" w:eastAsia="宋体" w:hAnsi="宋体"/>
          <w:b/>
          <w:bCs/>
          <w:sz w:val="24"/>
          <w:szCs w:val="24"/>
          <w:rPrChange w:id="184" w:author="lff" w:date="2020-03-20T11:22:00Z">
            <w:rPr/>
          </w:rPrChange>
        </w:rPr>
        <w:fldChar w:fldCharType="end"/>
      </w:r>
      <w:r w:rsidRPr="001C4420">
        <w:rPr>
          <w:rFonts w:ascii="宋体" w:eastAsia="宋体" w:hAnsi="宋体"/>
          <w:b/>
          <w:bCs/>
          <w:sz w:val="24"/>
          <w:szCs w:val="24"/>
          <w:rPrChange w:id="185" w:author="lff" w:date="2020-03-20T11:22:00Z">
            <w:rPr/>
          </w:rPrChange>
        </w:rPr>
        <w:t xml:space="preserve"> </w:t>
      </w:r>
      <w:r w:rsidRPr="001C4420">
        <w:rPr>
          <w:rFonts w:ascii="宋体" w:eastAsia="宋体" w:hAnsi="宋体" w:hint="eastAsia"/>
          <w:b/>
          <w:bCs/>
          <w:sz w:val="24"/>
          <w:szCs w:val="24"/>
          <w:rPrChange w:id="186" w:author="lff" w:date="2020-03-20T11:22:00Z">
            <w:rPr>
              <w:rFonts w:hint="eastAsia"/>
            </w:rPr>
          </w:rPrChange>
        </w:rPr>
        <w:t>选择模型类型</w:t>
      </w:r>
    </w:p>
    <w:p w14:paraId="00C76BEF" w14:textId="1E49CB02" w:rsidR="009D3680" w:rsidRDefault="00950284" w:rsidP="000E7880">
      <w:pPr>
        <w:numPr>
          <w:ilvl w:val="0"/>
          <w:numId w:val="6"/>
        </w:numPr>
        <w:adjustRightInd w:val="0"/>
        <w:snapToGrid w:val="0"/>
        <w:spacing w:line="300" w:lineRule="auto"/>
        <w:ind w:left="0" w:firstLineChars="200" w:firstLine="480"/>
        <w:jc w:val="left"/>
        <w:rPr>
          <w:rFonts w:ascii="宋体" w:hAnsi="宋体"/>
          <w:sz w:val="24"/>
        </w:rPr>
      </w:pPr>
      <w:r>
        <w:rPr>
          <w:rFonts w:ascii="宋体" w:hAnsi="宋体" w:hint="eastAsia"/>
          <w:sz w:val="24"/>
        </w:rPr>
        <w:t>工具提供了在图形化界面通过拖拉拽的方式快速构建模型，如图</w:t>
      </w:r>
      <w:r w:rsidR="00051261">
        <w:rPr>
          <w:rFonts w:ascii="宋体" w:hAnsi="宋体"/>
          <w:sz w:val="24"/>
        </w:rPr>
        <w:t>6</w:t>
      </w:r>
      <w:r>
        <w:rPr>
          <w:rFonts w:ascii="宋体" w:hAnsi="宋体" w:hint="eastAsia"/>
          <w:sz w:val="24"/>
        </w:rPr>
        <w:t>所示，在</w:t>
      </w:r>
      <w:proofErr w:type="spellStart"/>
      <w:r>
        <w:rPr>
          <w:rFonts w:ascii="宋体" w:hAnsi="宋体" w:hint="eastAsia"/>
          <w:sz w:val="24"/>
        </w:rPr>
        <w:t>ToolBox</w:t>
      </w:r>
      <w:proofErr w:type="spellEnd"/>
      <w:r>
        <w:rPr>
          <w:rFonts w:ascii="宋体" w:hAnsi="宋体" w:hint="eastAsia"/>
          <w:sz w:val="24"/>
        </w:rPr>
        <w:t>菜单下，有表（Table）和关联关系（Reference）的按钮</w:t>
      </w:r>
      <w:r w:rsidR="00051261">
        <w:rPr>
          <w:rFonts w:ascii="宋体" w:hAnsi="宋体" w:hint="eastAsia"/>
          <w:sz w:val="24"/>
        </w:rPr>
        <w:t>，使用鼠标，点击这两个按钮，能够方便的构建出物理模型以及实体之间的关系。</w:t>
      </w:r>
    </w:p>
    <w:p w14:paraId="3C8BB7C5" w14:textId="77777777" w:rsidR="00051261" w:rsidRDefault="00927750" w:rsidP="00051261">
      <w:pPr>
        <w:keepNext/>
        <w:adjustRightInd w:val="0"/>
        <w:snapToGrid w:val="0"/>
        <w:spacing w:line="300" w:lineRule="auto"/>
        <w:jc w:val="center"/>
      </w:pPr>
      <w:r>
        <w:rPr>
          <w:rFonts w:ascii="宋体" w:hAnsi="宋体"/>
          <w:sz w:val="24"/>
        </w:rPr>
        <w:pict w14:anchorId="03713148">
          <v:shape id="_x0000_i1030" type="#_x0000_t75" style="width:218.25pt;height:134.25pt">
            <v:imagedata r:id="rId25" o:title="003"/>
          </v:shape>
        </w:pict>
      </w:r>
    </w:p>
    <w:p w14:paraId="6309B34F" w14:textId="36D6F297" w:rsidR="00051261" w:rsidRPr="001C4420" w:rsidRDefault="00051261" w:rsidP="00927750">
      <w:pPr>
        <w:pStyle w:val="ae"/>
        <w:spacing w:beforeLines="50" w:before="120" w:afterLines="50" w:after="120" w:line="300" w:lineRule="auto"/>
        <w:jc w:val="center"/>
        <w:rPr>
          <w:rFonts w:ascii="宋体" w:eastAsia="宋体" w:hAnsi="宋体"/>
          <w:b/>
          <w:bCs/>
          <w:sz w:val="24"/>
          <w:szCs w:val="24"/>
          <w:rPrChange w:id="187" w:author="lff" w:date="2020-03-20T11:22:00Z">
            <w:rPr>
              <w:rFonts w:ascii="宋体" w:hAnsi="宋体"/>
              <w:sz w:val="24"/>
            </w:rPr>
          </w:rPrChange>
        </w:rPr>
        <w:pPrChange w:id="188" w:author="lff" w:date="2020-03-20T11:22:00Z">
          <w:pPr>
            <w:pStyle w:val="ae"/>
            <w:jc w:val="center"/>
          </w:pPr>
        </w:pPrChange>
      </w:pPr>
      <w:r w:rsidRPr="001C4420">
        <w:rPr>
          <w:rFonts w:ascii="宋体" w:eastAsia="宋体" w:hAnsi="宋体" w:hint="eastAsia"/>
          <w:b/>
          <w:bCs/>
          <w:sz w:val="24"/>
          <w:szCs w:val="24"/>
          <w:rPrChange w:id="189" w:author="lff" w:date="2020-03-20T11:22:00Z">
            <w:rPr>
              <w:rFonts w:hint="eastAsia"/>
            </w:rPr>
          </w:rPrChange>
        </w:rPr>
        <w:t xml:space="preserve">图 </w:t>
      </w:r>
      <w:r w:rsidR="002C618E" w:rsidRPr="001C4420">
        <w:rPr>
          <w:rFonts w:ascii="宋体" w:eastAsia="宋体" w:hAnsi="宋体"/>
          <w:b/>
          <w:bCs/>
          <w:sz w:val="24"/>
          <w:szCs w:val="24"/>
          <w:rPrChange w:id="190" w:author="lff" w:date="2020-03-20T11:22:00Z">
            <w:rPr/>
          </w:rPrChange>
        </w:rPr>
        <w:fldChar w:fldCharType="begin"/>
      </w:r>
      <w:r w:rsidR="002C618E" w:rsidRPr="001C4420">
        <w:rPr>
          <w:rFonts w:ascii="宋体" w:eastAsia="宋体" w:hAnsi="宋体"/>
          <w:b/>
          <w:bCs/>
          <w:sz w:val="24"/>
          <w:szCs w:val="24"/>
          <w:rPrChange w:id="191" w:author="lff" w:date="2020-03-20T11:22:00Z">
            <w:rPr/>
          </w:rPrChange>
        </w:rPr>
        <w:instrText xml:space="preserve"> </w:instrText>
      </w:r>
      <w:r w:rsidR="002C618E" w:rsidRPr="001C4420">
        <w:rPr>
          <w:rFonts w:ascii="宋体" w:eastAsia="宋体" w:hAnsi="宋体" w:hint="eastAsia"/>
          <w:b/>
          <w:bCs/>
          <w:sz w:val="24"/>
          <w:szCs w:val="24"/>
          <w:rPrChange w:id="192" w:author="lff" w:date="2020-03-20T11:22:00Z">
            <w:rPr>
              <w:rFonts w:hint="eastAsia"/>
            </w:rPr>
          </w:rPrChange>
        </w:rPr>
        <w:instrText>SEQ 图 \* ARABIC</w:instrText>
      </w:r>
      <w:r w:rsidR="002C618E" w:rsidRPr="001C4420">
        <w:rPr>
          <w:rFonts w:ascii="宋体" w:eastAsia="宋体" w:hAnsi="宋体"/>
          <w:b/>
          <w:bCs/>
          <w:sz w:val="24"/>
          <w:szCs w:val="24"/>
          <w:rPrChange w:id="193" w:author="lff" w:date="2020-03-20T11:22:00Z">
            <w:rPr/>
          </w:rPrChange>
        </w:rPr>
        <w:instrText xml:space="preserve"> </w:instrText>
      </w:r>
      <w:r w:rsidR="002C618E" w:rsidRPr="001C4420">
        <w:rPr>
          <w:rFonts w:ascii="宋体" w:eastAsia="宋体" w:hAnsi="宋体"/>
          <w:b/>
          <w:bCs/>
          <w:sz w:val="24"/>
          <w:szCs w:val="24"/>
          <w:rPrChange w:id="194" w:author="lff" w:date="2020-03-20T11:22:00Z">
            <w:rPr/>
          </w:rPrChange>
        </w:rPr>
        <w:fldChar w:fldCharType="separate"/>
      </w:r>
      <w:r w:rsidR="001D185B" w:rsidRPr="001C4420">
        <w:rPr>
          <w:rFonts w:ascii="宋体" w:eastAsia="宋体" w:hAnsi="宋体"/>
          <w:b/>
          <w:bCs/>
          <w:sz w:val="24"/>
          <w:szCs w:val="24"/>
          <w:rPrChange w:id="195" w:author="lff" w:date="2020-03-20T11:22:00Z">
            <w:rPr>
              <w:noProof/>
            </w:rPr>
          </w:rPrChange>
        </w:rPr>
        <w:t>6</w:t>
      </w:r>
      <w:r w:rsidR="002C618E" w:rsidRPr="001C4420">
        <w:rPr>
          <w:rFonts w:ascii="宋体" w:eastAsia="宋体" w:hAnsi="宋体"/>
          <w:b/>
          <w:bCs/>
          <w:sz w:val="24"/>
          <w:szCs w:val="24"/>
          <w:rPrChange w:id="196" w:author="lff" w:date="2020-03-20T11:22:00Z">
            <w:rPr/>
          </w:rPrChange>
        </w:rPr>
        <w:fldChar w:fldCharType="end"/>
      </w:r>
      <w:r w:rsidRPr="001C4420">
        <w:rPr>
          <w:rFonts w:ascii="宋体" w:eastAsia="宋体" w:hAnsi="宋体"/>
          <w:b/>
          <w:bCs/>
          <w:sz w:val="24"/>
          <w:szCs w:val="24"/>
          <w:rPrChange w:id="197" w:author="lff" w:date="2020-03-20T11:22:00Z">
            <w:rPr/>
          </w:rPrChange>
        </w:rPr>
        <w:t xml:space="preserve">  </w:t>
      </w:r>
      <w:r w:rsidRPr="001C4420">
        <w:rPr>
          <w:rFonts w:ascii="宋体" w:eastAsia="宋体" w:hAnsi="宋体" w:hint="eastAsia"/>
          <w:b/>
          <w:bCs/>
          <w:sz w:val="24"/>
          <w:szCs w:val="24"/>
          <w:rPrChange w:id="198" w:author="lff" w:date="2020-03-20T11:22:00Z">
            <w:rPr>
              <w:rFonts w:hint="eastAsia"/>
            </w:rPr>
          </w:rPrChange>
        </w:rPr>
        <w:t>构建实体</w:t>
      </w:r>
    </w:p>
    <w:p w14:paraId="354A48D4" w14:textId="0FFDC56D" w:rsidR="009D3680" w:rsidRDefault="002F1408" w:rsidP="000E7880">
      <w:pPr>
        <w:numPr>
          <w:ilvl w:val="0"/>
          <w:numId w:val="6"/>
        </w:numPr>
        <w:adjustRightInd w:val="0"/>
        <w:snapToGrid w:val="0"/>
        <w:spacing w:line="300" w:lineRule="auto"/>
        <w:ind w:left="0" w:firstLineChars="200" w:firstLine="480"/>
        <w:jc w:val="left"/>
        <w:rPr>
          <w:rFonts w:ascii="宋体" w:hAnsi="宋体"/>
          <w:sz w:val="24"/>
        </w:rPr>
      </w:pPr>
      <w:proofErr w:type="gramStart"/>
      <w:r>
        <w:rPr>
          <w:rFonts w:ascii="宋体" w:hAnsi="宋体" w:hint="eastAsia"/>
          <w:sz w:val="24"/>
        </w:rPr>
        <w:t>双击每</w:t>
      </w:r>
      <w:proofErr w:type="gramEnd"/>
      <w:r>
        <w:rPr>
          <w:rFonts w:ascii="宋体" w:hAnsi="宋体" w:hint="eastAsia"/>
          <w:sz w:val="24"/>
        </w:rPr>
        <w:t>一个Table，在弹出的窗口中，编辑添加表对应的字段、类型、长度、等属性，如图</w:t>
      </w:r>
      <w:r w:rsidR="002C618E">
        <w:rPr>
          <w:rFonts w:ascii="宋体" w:hAnsi="宋体" w:hint="eastAsia"/>
          <w:sz w:val="24"/>
        </w:rPr>
        <w:t>7</w:t>
      </w:r>
      <w:r>
        <w:rPr>
          <w:rFonts w:ascii="宋体" w:hAnsi="宋体" w:hint="eastAsia"/>
          <w:sz w:val="24"/>
        </w:rPr>
        <w:t>所示。</w:t>
      </w:r>
    </w:p>
    <w:p w14:paraId="2A6F570F" w14:textId="77777777" w:rsidR="002F1408" w:rsidRDefault="00927750" w:rsidP="002F1408">
      <w:pPr>
        <w:keepNext/>
        <w:adjustRightInd w:val="0"/>
        <w:snapToGrid w:val="0"/>
        <w:spacing w:line="300" w:lineRule="auto"/>
        <w:jc w:val="center"/>
      </w:pPr>
      <w:r>
        <w:lastRenderedPageBreak/>
        <w:pict w14:anchorId="55257240">
          <v:shape id="_x0000_i1031" type="#_x0000_t75" style="width:327.75pt;height:201.75pt">
            <v:imagedata r:id="rId26" o:title="004"/>
          </v:shape>
        </w:pict>
      </w:r>
    </w:p>
    <w:p w14:paraId="4EF5264F" w14:textId="4FD99E65" w:rsidR="002F1408" w:rsidRPr="001C4420" w:rsidRDefault="002F1408" w:rsidP="00927750">
      <w:pPr>
        <w:pStyle w:val="ae"/>
        <w:spacing w:beforeLines="50" w:before="120" w:afterLines="50" w:after="120" w:line="300" w:lineRule="auto"/>
        <w:jc w:val="center"/>
        <w:rPr>
          <w:rFonts w:ascii="宋体" w:eastAsia="宋体" w:hAnsi="宋体"/>
          <w:b/>
          <w:bCs/>
          <w:sz w:val="24"/>
          <w:szCs w:val="24"/>
          <w:rPrChange w:id="199" w:author="lff" w:date="2020-03-20T11:22:00Z">
            <w:rPr>
              <w:rFonts w:ascii="宋体" w:hAnsi="宋体"/>
              <w:sz w:val="24"/>
            </w:rPr>
          </w:rPrChange>
        </w:rPr>
        <w:pPrChange w:id="200" w:author="lff" w:date="2020-03-20T11:22:00Z">
          <w:pPr>
            <w:pStyle w:val="ae"/>
            <w:jc w:val="center"/>
          </w:pPr>
        </w:pPrChange>
      </w:pPr>
      <w:r w:rsidRPr="001C4420">
        <w:rPr>
          <w:rFonts w:ascii="宋体" w:eastAsia="宋体" w:hAnsi="宋体" w:hint="eastAsia"/>
          <w:b/>
          <w:bCs/>
          <w:sz w:val="24"/>
          <w:szCs w:val="24"/>
          <w:rPrChange w:id="201" w:author="lff" w:date="2020-03-20T11:22:00Z">
            <w:rPr>
              <w:rFonts w:hint="eastAsia"/>
            </w:rPr>
          </w:rPrChange>
        </w:rPr>
        <w:t xml:space="preserve">图 </w:t>
      </w:r>
      <w:r w:rsidR="002C618E" w:rsidRPr="001C4420">
        <w:rPr>
          <w:rFonts w:ascii="宋体" w:eastAsia="宋体" w:hAnsi="宋体"/>
          <w:b/>
          <w:bCs/>
          <w:sz w:val="24"/>
          <w:szCs w:val="24"/>
          <w:rPrChange w:id="202" w:author="lff" w:date="2020-03-20T11:22:00Z">
            <w:rPr/>
          </w:rPrChange>
        </w:rPr>
        <w:fldChar w:fldCharType="begin"/>
      </w:r>
      <w:r w:rsidR="002C618E" w:rsidRPr="001C4420">
        <w:rPr>
          <w:rFonts w:ascii="宋体" w:eastAsia="宋体" w:hAnsi="宋体"/>
          <w:b/>
          <w:bCs/>
          <w:sz w:val="24"/>
          <w:szCs w:val="24"/>
          <w:rPrChange w:id="203" w:author="lff" w:date="2020-03-20T11:22:00Z">
            <w:rPr/>
          </w:rPrChange>
        </w:rPr>
        <w:instrText xml:space="preserve"> </w:instrText>
      </w:r>
      <w:r w:rsidR="002C618E" w:rsidRPr="001C4420">
        <w:rPr>
          <w:rFonts w:ascii="宋体" w:eastAsia="宋体" w:hAnsi="宋体" w:hint="eastAsia"/>
          <w:b/>
          <w:bCs/>
          <w:sz w:val="24"/>
          <w:szCs w:val="24"/>
          <w:rPrChange w:id="204" w:author="lff" w:date="2020-03-20T11:22:00Z">
            <w:rPr>
              <w:rFonts w:hint="eastAsia"/>
            </w:rPr>
          </w:rPrChange>
        </w:rPr>
        <w:instrText>SEQ 图 \* ARABIC</w:instrText>
      </w:r>
      <w:r w:rsidR="002C618E" w:rsidRPr="001C4420">
        <w:rPr>
          <w:rFonts w:ascii="宋体" w:eastAsia="宋体" w:hAnsi="宋体"/>
          <w:b/>
          <w:bCs/>
          <w:sz w:val="24"/>
          <w:szCs w:val="24"/>
          <w:rPrChange w:id="205" w:author="lff" w:date="2020-03-20T11:22:00Z">
            <w:rPr/>
          </w:rPrChange>
        </w:rPr>
        <w:instrText xml:space="preserve"> </w:instrText>
      </w:r>
      <w:r w:rsidR="002C618E" w:rsidRPr="001C4420">
        <w:rPr>
          <w:rFonts w:ascii="宋体" w:eastAsia="宋体" w:hAnsi="宋体"/>
          <w:b/>
          <w:bCs/>
          <w:sz w:val="24"/>
          <w:szCs w:val="24"/>
          <w:rPrChange w:id="206" w:author="lff" w:date="2020-03-20T11:22:00Z">
            <w:rPr/>
          </w:rPrChange>
        </w:rPr>
        <w:fldChar w:fldCharType="separate"/>
      </w:r>
      <w:r w:rsidR="001D185B" w:rsidRPr="001C4420">
        <w:rPr>
          <w:rFonts w:ascii="宋体" w:eastAsia="宋体" w:hAnsi="宋体"/>
          <w:b/>
          <w:bCs/>
          <w:sz w:val="24"/>
          <w:szCs w:val="24"/>
          <w:rPrChange w:id="207" w:author="lff" w:date="2020-03-20T11:22:00Z">
            <w:rPr>
              <w:noProof/>
            </w:rPr>
          </w:rPrChange>
        </w:rPr>
        <w:t>7</w:t>
      </w:r>
      <w:r w:rsidR="002C618E" w:rsidRPr="001C4420">
        <w:rPr>
          <w:rFonts w:ascii="宋体" w:eastAsia="宋体" w:hAnsi="宋体"/>
          <w:b/>
          <w:bCs/>
          <w:sz w:val="24"/>
          <w:szCs w:val="24"/>
          <w:rPrChange w:id="208" w:author="lff" w:date="2020-03-20T11:22:00Z">
            <w:rPr/>
          </w:rPrChange>
        </w:rPr>
        <w:fldChar w:fldCharType="end"/>
      </w:r>
      <w:r w:rsidRPr="001C4420">
        <w:rPr>
          <w:rFonts w:ascii="宋体" w:eastAsia="宋体" w:hAnsi="宋体"/>
          <w:b/>
          <w:bCs/>
          <w:sz w:val="24"/>
          <w:szCs w:val="24"/>
          <w:rPrChange w:id="209" w:author="lff" w:date="2020-03-20T11:22:00Z">
            <w:rPr/>
          </w:rPrChange>
        </w:rPr>
        <w:t xml:space="preserve">  </w:t>
      </w:r>
      <w:r w:rsidRPr="001C4420">
        <w:rPr>
          <w:rFonts w:ascii="宋体" w:eastAsia="宋体" w:hAnsi="宋体" w:hint="eastAsia"/>
          <w:b/>
          <w:bCs/>
          <w:sz w:val="24"/>
          <w:szCs w:val="24"/>
          <w:rPrChange w:id="210" w:author="lff" w:date="2020-03-20T11:22:00Z">
            <w:rPr>
              <w:rFonts w:hint="eastAsia"/>
            </w:rPr>
          </w:rPrChange>
        </w:rPr>
        <w:t>编辑Table</w:t>
      </w:r>
    </w:p>
    <w:p w14:paraId="16EB14DB" w14:textId="271CA2F5" w:rsidR="009D3680" w:rsidRDefault="002C618E" w:rsidP="000E7880">
      <w:pPr>
        <w:numPr>
          <w:ilvl w:val="0"/>
          <w:numId w:val="6"/>
        </w:numPr>
        <w:adjustRightInd w:val="0"/>
        <w:snapToGrid w:val="0"/>
        <w:spacing w:line="300" w:lineRule="auto"/>
        <w:ind w:left="0" w:firstLineChars="200" w:firstLine="480"/>
        <w:jc w:val="left"/>
        <w:rPr>
          <w:rFonts w:ascii="宋体" w:hAnsi="宋体"/>
          <w:sz w:val="24"/>
        </w:rPr>
      </w:pPr>
      <w:r>
        <w:rPr>
          <w:rFonts w:ascii="宋体" w:hAnsi="宋体" w:hint="eastAsia"/>
          <w:sz w:val="24"/>
        </w:rPr>
        <w:t>创建完模型，按照图8方式，可直接预览物理模型对应的数据库SQL执行脚本，如图</w:t>
      </w:r>
      <w:r>
        <w:rPr>
          <w:rFonts w:ascii="宋体" w:hAnsi="宋体"/>
          <w:sz w:val="24"/>
        </w:rPr>
        <w:t>9</w:t>
      </w:r>
      <w:r>
        <w:rPr>
          <w:rFonts w:ascii="宋体" w:hAnsi="宋体" w:hint="eastAsia"/>
          <w:sz w:val="24"/>
        </w:rPr>
        <w:t>所示。</w:t>
      </w:r>
    </w:p>
    <w:p w14:paraId="04EA7C70" w14:textId="77777777" w:rsidR="002C618E" w:rsidRDefault="00927750" w:rsidP="002C618E">
      <w:pPr>
        <w:keepNext/>
        <w:adjustRightInd w:val="0"/>
        <w:snapToGrid w:val="0"/>
        <w:spacing w:line="300" w:lineRule="auto"/>
        <w:jc w:val="center"/>
      </w:pPr>
      <w:r>
        <w:pict w14:anchorId="23C05D93">
          <v:shape id="_x0000_i1032" type="#_x0000_t75" style="width:155.25pt;height:151.5pt">
            <v:imagedata r:id="rId27" o:title="005"/>
          </v:shape>
        </w:pict>
      </w:r>
    </w:p>
    <w:p w14:paraId="0ECE55F7" w14:textId="4E34C15D" w:rsidR="002C618E" w:rsidRPr="001C4420" w:rsidRDefault="002C618E" w:rsidP="00927750">
      <w:pPr>
        <w:pStyle w:val="ae"/>
        <w:spacing w:beforeLines="50" w:before="120" w:afterLines="50" w:after="120" w:line="300" w:lineRule="auto"/>
        <w:jc w:val="center"/>
        <w:rPr>
          <w:rFonts w:ascii="宋体" w:eastAsia="宋体" w:hAnsi="宋体"/>
          <w:b/>
          <w:bCs/>
          <w:sz w:val="24"/>
          <w:szCs w:val="24"/>
          <w:rPrChange w:id="211" w:author="lff" w:date="2020-03-20T11:22:00Z">
            <w:rPr>
              <w:rFonts w:ascii="宋体" w:hAnsi="宋体"/>
              <w:sz w:val="24"/>
            </w:rPr>
          </w:rPrChange>
        </w:rPr>
        <w:pPrChange w:id="212" w:author="lff" w:date="2020-03-20T11:22:00Z">
          <w:pPr>
            <w:pStyle w:val="ae"/>
            <w:jc w:val="center"/>
          </w:pPr>
        </w:pPrChange>
      </w:pPr>
      <w:r w:rsidRPr="001C4420">
        <w:rPr>
          <w:rFonts w:ascii="宋体" w:eastAsia="宋体" w:hAnsi="宋体" w:hint="eastAsia"/>
          <w:b/>
          <w:bCs/>
          <w:sz w:val="24"/>
          <w:szCs w:val="24"/>
          <w:rPrChange w:id="213" w:author="lff" w:date="2020-03-20T11:22:00Z">
            <w:rPr>
              <w:rFonts w:hint="eastAsia"/>
            </w:rPr>
          </w:rPrChange>
        </w:rPr>
        <w:t xml:space="preserve">图 </w:t>
      </w:r>
      <w:r w:rsidRPr="001C4420">
        <w:rPr>
          <w:rFonts w:ascii="宋体" w:eastAsia="宋体" w:hAnsi="宋体"/>
          <w:b/>
          <w:bCs/>
          <w:sz w:val="24"/>
          <w:szCs w:val="24"/>
          <w:rPrChange w:id="214" w:author="lff" w:date="2020-03-20T11:22:00Z">
            <w:rPr/>
          </w:rPrChange>
        </w:rPr>
        <w:fldChar w:fldCharType="begin"/>
      </w:r>
      <w:r w:rsidRPr="001C4420">
        <w:rPr>
          <w:rFonts w:ascii="宋体" w:eastAsia="宋体" w:hAnsi="宋体"/>
          <w:b/>
          <w:bCs/>
          <w:sz w:val="24"/>
          <w:szCs w:val="24"/>
          <w:rPrChange w:id="215" w:author="lff" w:date="2020-03-20T11:22:00Z">
            <w:rPr/>
          </w:rPrChange>
        </w:rPr>
        <w:instrText xml:space="preserve"> </w:instrText>
      </w:r>
      <w:r w:rsidRPr="001C4420">
        <w:rPr>
          <w:rFonts w:ascii="宋体" w:eastAsia="宋体" w:hAnsi="宋体" w:hint="eastAsia"/>
          <w:b/>
          <w:bCs/>
          <w:sz w:val="24"/>
          <w:szCs w:val="24"/>
          <w:rPrChange w:id="216" w:author="lff" w:date="2020-03-20T11:22:00Z">
            <w:rPr>
              <w:rFonts w:hint="eastAsia"/>
            </w:rPr>
          </w:rPrChange>
        </w:rPr>
        <w:instrText>SEQ 图 \* ARABIC</w:instrText>
      </w:r>
      <w:r w:rsidRPr="001C4420">
        <w:rPr>
          <w:rFonts w:ascii="宋体" w:eastAsia="宋体" w:hAnsi="宋体"/>
          <w:b/>
          <w:bCs/>
          <w:sz w:val="24"/>
          <w:szCs w:val="24"/>
          <w:rPrChange w:id="217" w:author="lff" w:date="2020-03-20T11:22:00Z">
            <w:rPr/>
          </w:rPrChange>
        </w:rPr>
        <w:instrText xml:space="preserve"> </w:instrText>
      </w:r>
      <w:r w:rsidRPr="001C4420">
        <w:rPr>
          <w:rFonts w:ascii="宋体" w:eastAsia="宋体" w:hAnsi="宋体"/>
          <w:b/>
          <w:bCs/>
          <w:sz w:val="24"/>
          <w:szCs w:val="24"/>
          <w:rPrChange w:id="218" w:author="lff" w:date="2020-03-20T11:22:00Z">
            <w:rPr/>
          </w:rPrChange>
        </w:rPr>
        <w:fldChar w:fldCharType="separate"/>
      </w:r>
      <w:r w:rsidR="001D185B" w:rsidRPr="001C4420">
        <w:rPr>
          <w:rFonts w:ascii="宋体" w:eastAsia="宋体" w:hAnsi="宋体"/>
          <w:b/>
          <w:bCs/>
          <w:sz w:val="24"/>
          <w:szCs w:val="24"/>
          <w:rPrChange w:id="219" w:author="lff" w:date="2020-03-20T11:22:00Z">
            <w:rPr>
              <w:noProof/>
            </w:rPr>
          </w:rPrChange>
        </w:rPr>
        <w:t>8</w:t>
      </w:r>
      <w:r w:rsidRPr="001C4420">
        <w:rPr>
          <w:rFonts w:ascii="宋体" w:eastAsia="宋体" w:hAnsi="宋体"/>
          <w:b/>
          <w:bCs/>
          <w:sz w:val="24"/>
          <w:szCs w:val="24"/>
          <w:rPrChange w:id="220" w:author="lff" w:date="2020-03-20T11:22:00Z">
            <w:rPr/>
          </w:rPrChange>
        </w:rPr>
        <w:fldChar w:fldCharType="end"/>
      </w:r>
      <w:r w:rsidRPr="001C4420">
        <w:rPr>
          <w:rFonts w:ascii="宋体" w:eastAsia="宋体" w:hAnsi="宋体"/>
          <w:b/>
          <w:bCs/>
          <w:sz w:val="24"/>
          <w:szCs w:val="24"/>
          <w:rPrChange w:id="221" w:author="lff" w:date="2020-03-20T11:22:00Z">
            <w:rPr/>
          </w:rPrChange>
        </w:rPr>
        <w:t xml:space="preserve">  </w:t>
      </w:r>
      <w:r w:rsidRPr="001C4420">
        <w:rPr>
          <w:rFonts w:ascii="宋体" w:eastAsia="宋体" w:hAnsi="宋体" w:hint="eastAsia"/>
          <w:b/>
          <w:bCs/>
          <w:sz w:val="24"/>
          <w:szCs w:val="24"/>
          <w:rPrChange w:id="222" w:author="lff" w:date="2020-03-20T11:22:00Z">
            <w:rPr>
              <w:rFonts w:hint="eastAsia"/>
            </w:rPr>
          </w:rPrChange>
        </w:rPr>
        <w:t>生成脚本</w:t>
      </w:r>
    </w:p>
    <w:p w14:paraId="0094B999" w14:textId="77777777" w:rsidR="002C618E" w:rsidRDefault="00927750" w:rsidP="002C618E">
      <w:pPr>
        <w:keepNext/>
        <w:adjustRightInd w:val="0"/>
        <w:snapToGrid w:val="0"/>
        <w:spacing w:line="300" w:lineRule="auto"/>
        <w:jc w:val="center"/>
      </w:pPr>
      <w:r>
        <w:lastRenderedPageBreak/>
        <w:pict w14:anchorId="0E772D6E">
          <v:shape id="_x0000_i1033" type="#_x0000_t75" style="width:324.75pt;height:216.75pt">
            <v:imagedata r:id="rId28" o:title="006"/>
          </v:shape>
        </w:pict>
      </w:r>
    </w:p>
    <w:p w14:paraId="3B32D065" w14:textId="75568C72" w:rsidR="002C618E" w:rsidRDefault="002C618E" w:rsidP="00927750">
      <w:pPr>
        <w:pStyle w:val="ae"/>
        <w:spacing w:beforeLines="50" w:before="120" w:afterLines="50" w:after="120" w:line="300" w:lineRule="auto"/>
        <w:jc w:val="center"/>
        <w:rPr>
          <w:rFonts w:ascii="宋体" w:hAnsi="宋体"/>
          <w:sz w:val="24"/>
        </w:rPr>
        <w:pPrChange w:id="223" w:author="lff" w:date="2020-03-20T11:23:00Z">
          <w:pPr>
            <w:pStyle w:val="ae"/>
            <w:jc w:val="center"/>
          </w:pPr>
        </w:pPrChange>
      </w:pPr>
      <w:r w:rsidRPr="001C4420">
        <w:rPr>
          <w:rFonts w:ascii="宋体" w:eastAsia="宋体" w:hAnsi="宋体" w:hint="eastAsia"/>
          <w:b/>
          <w:bCs/>
          <w:sz w:val="24"/>
          <w:szCs w:val="24"/>
          <w:rPrChange w:id="224" w:author="lff" w:date="2020-03-20T11:23:00Z">
            <w:rPr>
              <w:rFonts w:hint="eastAsia"/>
            </w:rPr>
          </w:rPrChange>
        </w:rPr>
        <w:t xml:space="preserve">图 </w:t>
      </w:r>
      <w:r w:rsidRPr="001C4420">
        <w:rPr>
          <w:rFonts w:ascii="宋体" w:eastAsia="宋体" w:hAnsi="宋体"/>
          <w:b/>
          <w:bCs/>
          <w:sz w:val="24"/>
          <w:szCs w:val="24"/>
          <w:rPrChange w:id="225" w:author="lff" w:date="2020-03-20T11:23:00Z">
            <w:rPr/>
          </w:rPrChange>
        </w:rPr>
        <w:fldChar w:fldCharType="begin"/>
      </w:r>
      <w:r w:rsidRPr="001C4420">
        <w:rPr>
          <w:rFonts w:ascii="宋体" w:eastAsia="宋体" w:hAnsi="宋体"/>
          <w:b/>
          <w:bCs/>
          <w:sz w:val="24"/>
          <w:szCs w:val="24"/>
          <w:rPrChange w:id="226" w:author="lff" w:date="2020-03-20T11:23:00Z">
            <w:rPr/>
          </w:rPrChange>
        </w:rPr>
        <w:instrText xml:space="preserve"> </w:instrText>
      </w:r>
      <w:r w:rsidRPr="001C4420">
        <w:rPr>
          <w:rFonts w:ascii="宋体" w:eastAsia="宋体" w:hAnsi="宋体" w:hint="eastAsia"/>
          <w:b/>
          <w:bCs/>
          <w:sz w:val="24"/>
          <w:szCs w:val="24"/>
          <w:rPrChange w:id="227" w:author="lff" w:date="2020-03-20T11:23:00Z">
            <w:rPr>
              <w:rFonts w:hint="eastAsia"/>
            </w:rPr>
          </w:rPrChange>
        </w:rPr>
        <w:instrText>SEQ 图 \* ARABIC</w:instrText>
      </w:r>
      <w:r w:rsidRPr="001C4420">
        <w:rPr>
          <w:rFonts w:ascii="宋体" w:eastAsia="宋体" w:hAnsi="宋体"/>
          <w:b/>
          <w:bCs/>
          <w:sz w:val="24"/>
          <w:szCs w:val="24"/>
          <w:rPrChange w:id="228" w:author="lff" w:date="2020-03-20T11:23:00Z">
            <w:rPr/>
          </w:rPrChange>
        </w:rPr>
        <w:instrText xml:space="preserve"> </w:instrText>
      </w:r>
      <w:r w:rsidRPr="001C4420">
        <w:rPr>
          <w:rFonts w:ascii="宋体" w:eastAsia="宋体" w:hAnsi="宋体"/>
          <w:b/>
          <w:bCs/>
          <w:sz w:val="24"/>
          <w:szCs w:val="24"/>
          <w:rPrChange w:id="229" w:author="lff" w:date="2020-03-20T11:23:00Z">
            <w:rPr/>
          </w:rPrChange>
        </w:rPr>
        <w:fldChar w:fldCharType="separate"/>
      </w:r>
      <w:r w:rsidR="001D185B" w:rsidRPr="001C4420">
        <w:rPr>
          <w:rFonts w:ascii="宋体" w:eastAsia="宋体" w:hAnsi="宋体"/>
          <w:b/>
          <w:bCs/>
          <w:sz w:val="24"/>
          <w:szCs w:val="24"/>
          <w:rPrChange w:id="230" w:author="lff" w:date="2020-03-20T11:23:00Z">
            <w:rPr>
              <w:noProof/>
            </w:rPr>
          </w:rPrChange>
        </w:rPr>
        <w:t>9</w:t>
      </w:r>
      <w:r w:rsidRPr="001C4420">
        <w:rPr>
          <w:rFonts w:ascii="宋体" w:eastAsia="宋体" w:hAnsi="宋体"/>
          <w:b/>
          <w:bCs/>
          <w:sz w:val="24"/>
          <w:szCs w:val="24"/>
          <w:rPrChange w:id="231" w:author="lff" w:date="2020-03-20T11:23:00Z">
            <w:rPr/>
          </w:rPrChange>
        </w:rPr>
        <w:fldChar w:fldCharType="end"/>
      </w:r>
      <w:r w:rsidRPr="001C4420">
        <w:rPr>
          <w:rFonts w:ascii="宋体" w:eastAsia="宋体" w:hAnsi="宋体"/>
          <w:b/>
          <w:bCs/>
          <w:sz w:val="24"/>
          <w:szCs w:val="24"/>
          <w:rPrChange w:id="232" w:author="lff" w:date="2020-03-20T11:23:00Z">
            <w:rPr/>
          </w:rPrChange>
        </w:rPr>
        <w:t xml:space="preserve">  </w:t>
      </w:r>
      <w:r w:rsidRPr="001C4420">
        <w:rPr>
          <w:rFonts w:ascii="宋体" w:eastAsia="宋体" w:hAnsi="宋体" w:hint="eastAsia"/>
          <w:b/>
          <w:bCs/>
          <w:sz w:val="24"/>
          <w:szCs w:val="24"/>
          <w:rPrChange w:id="233" w:author="lff" w:date="2020-03-20T11:23:00Z">
            <w:rPr>
              <w:rFonts w:hint="eastAsia"/>
            </w:rPr>
          </w:rPrChange>
        </w:rPr>
        <w:t>预览SQL脚本</w:t>
      </w:r>
    </w:p>
    <w:p w14:paraId="09647E6D" w14:textId="22CF2FE3" w:rsidR="009F17EC" w:rsidRDefault="002C618E" w:rsidP="000E7880">
      <w:pPr>
        <w:numPr>
          <w:ilvl w:val="0"/>
          <w:numId w:val="6"/>
        </w:numPr>
        <w:adjustRightInd w:val="0"/>
        <w:snapToGrid w:val="0"/>
        <w:spacing w:line="300" w:lineRule="auto"/>
        <w:ind w:left="0" w:firstLineChars="200" w:firstLine="480"/>
        <w:jc w:val="left"/>
        <w:rPr>
          <w:rFonts w:ascii="宋体" w:hAnsi="宋体"/>
          <w:sz w:val="24"/>
        </w:rPr>
      </w:pPr>
      <w:r>
        <w:rPr>
          <w:rFonts w:ascii="宋体" w:hAnsi="宋体" w:hint="eastAsia"/>
          <w:sz w:val="24"/>
        </w:rPr>
        <w:t>设置编码，本系统使用的</w:t>
      </w:r>
      <w:r w:rsidR="009F17EC">
        <w:rPr>
          <w:rFonts w:ascii="宋体" w:hAnsi="宋体" w:hint="eastAsia"/>
          <w:sz w:val="24"/>
        </w:rPr>
        <w:t>字符编码统一为UTF-</w:t>
      </w:r>
      <w:r w:rsidR="009F17EC">
        <w:rPr>
          <w:rFonts w:ascii="宋体" w:hAnsi="宋体"/>
          <w:sz w:val="24"/>
        </w:rPr>
        <w:t>8</w:t>
      </w:r>
      <w:r w:rsidR="009F17EC">
        <w:rPr>
          <w:rFonts w:ascii="宋体" w:hAnsi="宋体" w:hint="eastAsia"/>
          <w:sz w:val="24"/>
        </w:rPr>
        <w:t>，导出SQL脚本前设置脚本编码，如图1</w:t>
      </w:r>
      <w:r w:rsidR="009F17EC">
        <w:rPr>
          <w:rFonts w:ascii="宋体" w:hAnsi="宋体"/>
          <w:sz w:val="24"/>
        </w:rPr>
        <w:t>0</w:t>
      </w:r>
      <w:r w:rsidR="009F17EC">
        <w:rPr>
          <w:rFonts w:ascii="宋体" w:hAnsi="宋体" w:hint="eastAsia"/>
          <w:sz w:val="24"/>
        </w:rPr>
        <w:t>所示。</w:t>
      </w:r>
    </w:p>
    <w:p w14:paraId="524A0943" w14:textId="77777777" w:rsidR="009F17EC" w:rsidRDefault="00927750" w:rsidP="009F17EC">
      <w:pPr>
        <w:keepNext/>
        <w:adjustRightInd w:val="0"/>
        <w:snapToGrid w:val="0"/>
        <w:spacing w:line="300" w:lineRule="auto"/>
        <w:jc w:val="center"/>
      </w:pPr>
      <w:r>
        <w:pict w14:anchorId="2C90556A">
          <v:shape id="_x0000_i1034" type="#_x0000_t75" style="width:364.5pt;height:243pt">
            <v:imagedata r:id="rId29" o:title="007"/>
          </v:shape>
        </w:pict>
      </w:r>
    </w:p>
    <w:p w14:paraId="016CDA15" w14:textId="21A2EDF3" w:rsidR="009F17EC" w:rsidRPr="001C4420" w:rsidRDefault="009F17EC" w:rsidP="00927750">
      <w:pPr>
        <w:pStyle w:val="ae"/>
        <w:spacing w:beforeLines="50" w:before="120" w:afterLines="50" w:after="120" w:line="300" w:lineRule="auto"/>
        <w:jc w:val="center"/>
        <w:rPr>
          <w:rFonts w:ascii="宋体" w:eastAsia="宋体" w:hAnsi="宋体"/>
          <w:b/>
          <w:bCs/>
          <w:sz w:val="24"/>
          <w:szCs w:val="24"/>
          <w:rPrChange w:id="234" w:author="lff" w:date="2020-03-20T11:23:00Z">
            <w:rPr>
              <w:rFonts w:ascii="宋体" w:hAnsi="宋体"/>
              <w:sz w:val="24"/>
            </w:rPr>
          </w:rPrChange>
        </w:rPr>
        <w:pPrChange w:id="235" w:author="lff" w:date="2020-03-20T11:23:00Z">
          <w:pPr>
            <w:pStyle w:val="ae"/>
            <w:jc w:val="center"/>
          </w:pPr>
        </w:pPrChange>
      </w:pPr>
      <w:r w:rsidRPr="001C4420">
        <w:rPr>
          <w:rFonts w:ascii="宋体" w:eastAsia="宋体" w:hAnsi="宋体" w:hint="eastAsia"/>
          <w:b/>
          <w:bCs/>
          <w:sz w:val="24"/>
          <w:szCs w:val="24"/>
          <w:rPrChange w:id="236" w:author="lff" w:date="2020-03-20T11:23:00Z">
            <w:rPr>
              <w:rFonts w:hint="eastAsia"/>
            </w:rPr>
          </w:rPrChange>
        </w:rPr>
        <w:t xml:space="preserve">图 </w:t>
      </w:r>
      <w:r w:rsidRPr="001C4420">
        <w:rPr>
          <w:rFonts w:ascii="宋体" w:eastAsia="宋体" w:hAnsi="宋体"/>
          <w:b/>
          <w:bCs/>
          <w:sz w:val="24"/>
          <w:szCs w:val="24"/>
          <w:rPrChange w:id="237" w:author="lff" w:date="2020-03-20T11:23:00Z">
            <w:rPr/>
          </w:rPrChange>
        </w:rPr>
        <w:fldChar w:fldCharType="begin"/>
      </w:r>
      <w:r w:rsidRPr="001C4420">
        <w:rPr>
          <w:rFonts w:ascii="宋体" w:eastAsia="宋体" w:hAnsi="宋体"/>
          <w:b/>
          <w:bCs/>
          <w:sz w:val="24"/>
          <w:szCs w:val="24"/>
          <w:rPrChange w:id="238" w:author="lff" w:date="2020-03-20T11:23:00Z">
            <w:rPr/>
          </w:rPrChange>
        </w:rPr>
        <w:instrText xml:space="preserve"> </w:instrText>
      </w:r>
      <w:r w:rsidRPr="001C4420">
        <w:rPr>
          <w:rFonts w:ascii="宋体" w:eastAsia="宋体" w:hAnsi="宋体" w:hint="eastAsia"/>
          <w:b/>
          <w:bCs/>
          <w:sz w:val="24"/>
          <w:szCs w:val="24"/>
          <w:rPrChange w:id="239" w:author="lff" w:date="2020-03-20T11:23:00Z">
            <w:rPr>
              <w:rFonts w:hint="eastAsia"/>
            </w:rPr>
          </w:rPrChange>
        </w:rPr>
        <w:instrText>SEQ 图 \* ARABIC</w:instrText>
      </w:r>
      <w:r w:rsidRPr="001C4420">
        <w:rPr>
          <w:rFonts w:ascii="宋体" w:eastAsia="宋体" w:hAnsi="宋体"/>
          <w:b/>
          <w:bCs/>
          <w:sz w:val="24"/>
          <w:szCs w:val="24"/>
          <w:rPrChange w:id="240" w:author="lff" w:date="2020-03-20T11:23:00Z">
            <w:rPr/>
          </w:rPrChange>
        </w:rPr>
        <w:instrText xml:space="preserve"> </w:instrText>
      </w:r>
      <w:r w:rsidRPr="001C4420">
        <w:rPr>
          <w:rFonts w:ascii="宋体" w:eastAsia="宋体" w:hAnsi="宋体"/>
          <w:b/>
          <w:bCs/>
          <w:sz w:val="24"/>
          <w:szCs w:val="24"/>
          <w:rPrChange w:id="241" w:author="lff" w:date="2020-03-20T11:23:00Z">
            <w:rPr/>
          </w:rPrChange>
        </w:rPr>
        <w:fldChar w:fldCharType="separate"/>
      </w:r>
      <w:r w:rsidR="001D185B" w:rsidRPr="001C4420">
        <w:rPr>
          <w:rFonts w:ascii="宋体" w:eastAsia="宋体" w:hAnsi="宋体"/>
          <w:b/>
          <w:bCs/>
          <w:sz w:val="24"/>
          <w:szCs w:val="24"/>
          <w:rPrChange w:id="242" w:author="lff" w:date="2020-03-20T11:23:00Z">
            <w:rPr>
              <w:noProof/>
            </w:rPr>
          </w:rPrChange>
        </w:rPr>
        <w:t>10</w:t>
      </w:r>
      <w:r w:rsidRPr="001C4420">
        <w:rPr>
          <w:rFonts w:ascii="宋体" w:eastAsia="宋体" w:hAnsi="宋体"/>
          <w:b/>
          <w:bCs/>
          <w:sz w:val="24"/>
          <w:szCs w:val="24"/>
          <w:rPrChange w:id="243" w:author="lff" w:date="2020-03-20T11:23:00Z">
            <w:rPr/>
          </w:rPrChange>
        </w:rPr>
        <w:fldChar w:fldCharType="end"/>
      </w:r>
      <w:r w:rsidRPr="001C4420">
        <w:rPr>
          <w:rFonts w:ascii="宋体" w:eastAsia="宋体" w:hAnsi="宋体"/>
          <w:b/>
          <w:bCs/>
          <w:sz w:val="24"/>
          <w:szCs w:val="24"/>
          <w:rPrChange w:id="244" w:author="lff" w:date="2020-03-20T11:23:00Z">
            <w:rPr/>
          </w:rPrChange>
        </w:rPr>
        <w:t xml:space="preserve">  </w:t>
      </w:r>
      <w:r w:rsidRPr="001C4420">
        <w:rPr>
          <w:rFonts w:ascii="宋体" w:eastAsia="宋体" w:hAnsi="宋体" w:hint="eastAsia"/>
          <w:b/>
          <w:bCs/>
          <w:sz w:val="24"/>
          <w:szCs w:val="24"/>
          <w:rPrChange w:id="245" w:author="lff" w:date="2020-03-20T11:23:00Z">
            <w:rPr>
              <w:rFonts w:hint="eastAsia"/>
            </w:rPr>
          </w:rPrChange>
        </w:rPr>
        <w:t>设置SQL脚本编码</w:t>
      </w:r>
    </w:p>
    <w:p w14:paraId="725A84C4" w14:textId="413E9913" w:rsidR="009D3680" w:rsidRDefault="0076304D" w:rsidP="000E7880">
      <w:pPr>
        <w:numPr>
          <w:ilvl w:val="0"/>
          <w:numId w:val="6"/>
        </w:numPr>
        <w:adjustRightInd w:val="0"/>
        <w:snapToGrid w:val="0"/>
        <w:spacing w:line="300" w:lineRule="auto"/>
        <w:ind w:left="0" w:firstLineChars="200" w:firstLine="480"/>
        <w:jc w:val="left"/>
        <w:rPr>
          <w:rFonts w:ascii="宋体" w:hAnsi="宋体"/>
          <w:sz w:val="24"/>
        </w:rPr>
      </w:pPr>
      <w:r>
        <w:rPr>
          <w:rFonts w:ascii="宋体" w:hAnsi="宋体" w:hint="eastAsia"/>
          <w:sz w:val="24"/>
        </w:rPr>
        <w:t>选择导出SQL脚本的位置以及脚本文件的名称，如图1</w:t>
      </w:r>
      <w:r>
        <w:rPr>
          <w:rFonts w:ascii="宋体" w:hAnsi="宋体"/>
          <w:sz w:val="24"/>
        </w:rPr>
        <w:t>1</w:t>
      </w:r>
      <w:r>
        <w:rPr>
          <w:rFonts w:ascii="宋体" w:hAnsi="宋体" w:hint="eastAsia"/>
          <w:sz w:val="24"/>
        </w:rPr>
        <w:t>所示。点击确定之后，就会在对应的目录下生成好文件。</w:t>
      </w:r>
    </w:p>
    <w:p w14:paraId="56C5D762" w14:textId="77777777" w:rsidR="0076304D" w:rsidRDefault="00927750" w:rsidP="0076304D">
      <w:pPr>
        <w:keepNext/>
        <w:adjustRightInd w:val="0"/>
        <w:snapToGrid w:val="0"/>
        <w:spacing w:line="300" w:lineRule="auto"/>
        <w:jc w:val="center"/>
      </w:pPr>
      <w:r>
        <w:lastRenderedPageBreak/>
        <w:pict w14:anchorId="524E643B">
          <v:shape id="_x0000_i1035" type="#_x0000_t75" style="width:357.75pt;height:240.75pt">
            <v:imagedata r:id="rId30" o:title="008"/>
          </v:shape>
        </w:pict>
      </w:r>
    </w:p>
    <w:p w14:paraId="253851A5" w14:textId="34293885" w:rsidR="00DD58CA" w:rsidRPr="001C4420" w:rsidRDefault="0076304D" w:rsidP="00927750">
      <w:pPr>
        <w:pStyle w:val="ae"/>
        <w:spacing w:beforeLines="50" w:before="120" w:afterLines="50" w:after="120" w:line="300" w:lineRule="auto"/>
        <w:jc w:val="center"/>
        <w:rPr>
          <w:rFonts w:ascii="宋体" w:eastAsia="宋体" w:hAnsi="宋体"/>
          <w:b/>
          <w:bCs/>
          <w:sz w:val="24"/>
          <w:szCs w:val="24"/>
          <w:rPrChange w:id="246" w:author="lff" w:date="2020-03-20T11:23:00Z">
            <w:rPr>
              <w:rFonts w:ascii="宋体" w:hAnsi="宋体"/>
              <w:sz w:val="24"/>
            </w:rPr>
          </w:rPrChange>
        </w:rPr>
        <w:pPrChange w:id="247" w:author="lff" w:date="2020-03-20T11:23:00Z">
          <w:pPr>
            <w:pStyle w:val="ae"/>
            <w:jc w:val="center"/>
          </w:pPr>
        </w:pPrChange>
      </w:pPr>
      <w:r w:rsidRPr="001C4420">
        <w:rPr>
          <w:rFonts w:ascii="宋体" w:eastAsia="宋体" w:hAnsi="宋体" w:hint="eastAsia"/>
          <w:b/>
          <w:bCs/>
          <w:sz w:val="24"/>
          <w:szCs w:val="24"/>
          <w:rPrChange w:id="248" w:author="lff" w:date="2020-03-20T11:23:00Z">
            <w:rPr>
              <w:rFonts w:hint="eastAsia"/>
            </w:rPr>
          </w:rPrChange>
        </w:rPr>
        <w:t xml:space="preserve">图 </w:t>
      </w:r>
      <w:r w:rsidRPr="001C4420">
        <w:rPr>
          <w:rFonts w:ascii="宋体" w:eastAsia="宋体" w:hAnsi="宋体"/>
          <w:b/>
          <w:bCs/>
          <w:sz w:val="24"/>
          <w:szCs w:val="24"/>
          <w:rPrChange w:id="249" w:author="lff" w:date="2020-03-20T11:23:00Z">
            <w:rPr/>
          </w:rPrChange>
        </w:rPr>
        <w:fldChar w:fldCharType="begin"/>
      </w:r>
      <w:r w:rsidRPr="001C4420">
        <w:rPr>
          <w:rFonts w:ascii="宋体" w:eastAsia="宋体" w:hAnsi="宋体"/>
          <w:b/>
          <w:bCs/>
          <w:sz w:val="24"/>
          <w:szCs w:val="24"/>
          <w:rPrChange w:id="250" w:author="lff" w:date="2020-03-20T11:23:00Z">
            <w:rPr/>
          </w:rPrChange>
        </w:rPr>
        <w:instrText xml:space="preserve"> </w:instrText>
      </w:r>
      <w:r w:rsidRPr="001C4420">
        <w:rPr>
          <w:rFonts w:ascii="宋体" w:eastAsia="宋体" w:hAnsi="宋体" w:hint="eastAsia"/>
          <w:b/>
          <w:bCs/>
          <w:sz w:val="24"/>
          <w:szCs w:val="24"/>
          <w:rPrChange w:id="251" w:author="lff" w:date="2020-03-20T11:23:00Z">
            <w:rPr>
              <w:rFonts w:hint="eastAsia"/>
            </w:rPr>
          </w:rPrChange>
        </w:rPr>
        <w:instrText>SEQ 图 \* ARABIC</w:instrText>
      </w:r>
      <w:r w:rsidRPr="001C4420">
        <w:rPr>
          <w:rFonts w:ascii="宋体" w:eastAsia="宋体" w:hAnsi="宋体"/>
          <w:b/>
          <w:bCs/>
          <w:sz w:val="24"/>
          <w:szCs w:val="24"/>
          <w:rPrChange w:id="252" w:author="lff" w:date="2020-03-20T11:23:00Z">
            <w:rPr/>
          </w:rPrChange>
        </w:rPr>
        <w:instrText xml:space="preserve"> </w:instrText>
      </w:r>
      <w:r w:rsidRPr="001C4420">
        <w:rPr>
          <w:rFonts w:ascii="宋体" w:eastAsia="宋体" w:hAnsi="宋体"/>
          <w:b/>
          <w:bCs/>
          <w:sz w:val="24"/>
          <w:szCs w:val="24"/>
          <w:rPrChange w:id="253" w:author="lff" w:date="2020-03-20T11:23:00Z">
            <w:rPr/>
          </w:rPrChange>
        </w:rPr>
        <w:fldChar w:fldCharType="separate"/>
      </w:r>
      <w:r w:rsidR="001D185B" w:rsidRPr="001C4420">
        <w:rPr>
          <w:rFonts w:ascii="宋体" w:eastAsia="宋体" w:hAnsi="宋体"/>
          <w:b/>
          <w:bCs/>
          <w:sz w:val="24"/>
          <w:szCs w:val="24"/>
          <w:rPrChange w:id="254" w:author="lff" w:date="2020-03-20T11:23:00Z">
            <w:rPr>
              <w:noProof/>
            </w:rPr>
          </w:rPrChange>
        </w:rPr>
        <w:t>11</w:t>
      </w:r>
      <w:r w:rsidRPr="001C4420">
        <w:rPr>
          <w:rFonts w:ascii="宋体" w:eastAsia="宋体" w:hAnsi="宋体"/>
          <w:b/>
          <w:bCs/>
          <w:sz w:val="24"/>
          <w:szCs w:val="24"/>
          <w:rPrChange w:id="255" w:author="lff" w:date="2020-03-20T11:23:00Z">
            <w:rPr/>
          </w:rPrChange>
        </w:rPr>
        <w:fldChar w:fldCharType="end"/>
      </w:r>
      <w:r w:rsidRPr="001C4420">
        <w:rPr>
          <w:rFonts w:ascii="宋体" w:eastAsia="宋体" w:hAnsi="宋体"/>
          <w:b/>
          <w:bCs/>
          <w:sz w:val="24"/>
          <w:szCs w:val="24"/>
          <w:rPrChange w:id="256" w:author="lff" w:date="2020-03-20T11:23:00Z">
            <w:rPr/>
          </w:rPrChange>
        </w:rPr>
        <w:t xml:space="preserve">  </w:t>
      </w:r>
      <w:r w:rsidRPr="001C4420">
        <w:rPr>
          <w:rFonts w:ascii="宋体" w:eastAsia="宋体" w:hAnsi="宋体" w:hint="eastAsia"/>
          <w:b/>
          <w:bCs/>
          <w:sz w:val="24"/>
          <w:szCs w:val="24"/>
          <w:rPrChange w:id="257" w:author="lff" w:date="2020-03-20T11:23:00Z">
            <w:rPr>
              <w:rFonts w:hint="eastAsia"/>
            </w:rPr>
          </w:rPrChange>
        </w:rPr>
        <w:t>选择脚本位置设置文件名</w:t>
      </w:r>
    </w:p>
    <w:p w14:paraId="17486440" w14:textId="47F6C63C" w:rsidR="002C3B9F" w:rsidRDefault="002C3B9F" w:rsidP="00DD58CA">
      <w:pPr>
        <w:adjustRightInd w:val="0"/>
        <w:snapToGrid w:val="0"/>
        <w:spacing w:line="300" w:lineRule="auto"/>
        <w:jc w:val="left"/>
        <w:outlineLvl w:val="2"/>
        <w:rPr>
          <w:rFonts w:ascii="宋体" w:hAnsi="宋体"/>
          <w:b/>
          <w:bCs/>
          <w:sz w:val="28"/>
          <w:szCs w:val="28"/>
        </w:rPr>
      </w:pPr>
      <w:r>
        <w:rPr>
          <w:rFonts w:ascii="宋体" w:hAnsi="宋体" w:hint="eastAsia"/>
          <w:b/>
          <w:bCs/>
          <w:sz w:val="28"/>
          <w:szCs w:val="28"/>
        </w:rPr>
        <w:t>3</w:t>
      </w:r>
      <w:r>
        <w:rPr>
          <w:rFonts w:ascii="宋体" w:hAnsi="宋体"/>
          <w:b/>
          <w:bCs/>
          <w:sz w:val="28"/>
          <w:szCs w:val="28"/>
        </w:rPr>
        <w:t xml:space="preserve">.1.2 </w:t>
      </w:r>
      <w:r>
        <w:rPr>
          <w:rFonts w:ascii="宋体" w:hAnsi="宋体" w:hint="eastAsia"/>
          <w:b/>
          <w:bCs/>
          <w:sz w:val="28"/>
          <w:szCs w:val="28"/>
        </w:rPr>
        <w:t>数据库设计实现</w:t>
      </w:r>
      <w:r w:rsidR="00347C0D">
        <w:rPr>
          <w:rFonts w:ascii="宋体" w:hAnsi="宋体" w:hint="eastAsia"/>
          <w:b/>
          <w:bCs/>
          <w:sz w:val="28"/>
          <w:szCs w:val="28"/>
        </w:rPr>
        <w:t>以及E-R图的生成</w:t>
      </w:r>
    </w:p>
    <w:p w14:paraId="39010633" w14:textId="71FBE6DC" w:rsidR="00F40C46" w:rsidRDefault="00347C0D" w:rsidP="00347C0D">
      <w:pPr>
        <w:adjustRightInd w:val="0"/>
        <w:snapToGrid w:val="0"/>
        <w:spacing w:line="300" w:lineRule="auto"/>
        <w:ind w:firstLineChars="200" w:firstLine="480"/>
        <w:jc w:val="left"/>
        <w:rPr>
          <w:rFonts w:ascii="宋体" w:hAnsi="宋体"/>
          <w:sz w:val="24"/>
        </w:rPr>
      </w:pPr>
      <w:r>
        <w:rPr>
          <w:rFonts w:ascii="宋体" w:hAnsi="宋体" w:hint="eastAsia"/>
          <w:sz w:val="24"/>
        </w:rPr>
        <w:t>构建完物理模型，就已经有了数据库的脚本文件，直接在数据库中运行脚本文件，就会在数据库中创建好跟物理模型一样的数据库结构。完成数据库设计以及E-R生成需要如表</w:t>
      </w:r>
      <w:r w:rsidR="003F2187">
        <w:rPr>
          <w:rFonts w:ascii="宋体" w:hAnsi="宋体" w:hint="eastAsia"/>
          <w:sz w:val="24"/>
        </w:rPr>
        <w:t>7</w:t>
      </w:r>
      <w:r>
        <w:rPr>
          <w:rFonts w:ascii="宋体" w:hAnsi="宋体" w:hint="eastAsia"/>
          <w:sz w:val="24"/>
        </w:rPr>
        <w:t>所示的软件清单。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3"/>
        <w:gridCol w:w="920"/>
        <w:gridCol w:w="4325"/>
        <w:gridCol w:w="2451"/>
      </w:tblGrid>
      <w:tr w:rsidR="000E65C7" w:rsidRPr="000E65C7" w14:paraId="7D3582FD" w14:textId="77777777" w:rsidTr="00333583">
        <w:trPr>
          <w:trHeight w:val="547"/>
          <w:jc w:val="center"/>
        </w:trPr>
        <w:tc>
          <w:tcPr>
            <w:tcW w:w="1153" w:type="dxa"/>
            <w:shd w:val="clear" w:color="auto" w:fill="auto"/>
            <w:vAlign w:val="center"/>
          </w:tcPr>
          <w:p w14:paraId="0B5F7E4B" w14:textId="08869F64"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软件名称</w:t>
            </w:r>
          </w:p>
        </w:tc>
        <w:tc>
          <w:tcPr>
            <w:tcW w:w="920" w:type="dxa"/>
            <w:shd w:val="clear" w:color="auto" w:fill="auto"/>
            <w:vAlign w:val="center"/>
          </w:tcPr>
          <w:p w14:paraId="697CBF09" w14:textId="5991E556"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版本</w:t>
            </w:r>
          </w:p>
        </w:tc>
        <w:tc>
          <w:tcPr>
            <w:tcW w:w="4325" w:type="dxa"/>
            <w:shd w:val="clear" w:color="auto" w:fill="auto"/>
            <w:vAlign w:val="center"/>
          </w:tcPr>
          <w:p w14:paraId="19DF0686" w14:textId="21AF6751"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用途</w:t>
            </w:r>
          </w:p>
        </w:tc>
        <w:tc>
          <w:tcPr>
            <w:tcW w:w="2451" w:type="dxa"/>
            <w:shd w:val="clear" w:color="auto" w:fill="auto"/>
            <w:vAlign w:val="center"/>
          </w:tcPr>
          <w:p w14:paraId="71B9BA85" w14:textId="48F27E2B"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说明</w:t>
            </w:r>
          </w:p>
        </w:tc>
      </w:tr>
      <w:tr w:rsidR="000E65C7" w:rsidRPr="000E65C7" w14:paraId="73D9EB58" w14:textId="77777777" w:rsidTr="00333583">
        <w:trPr>
          <w:trHeight w:val="547"/>
          <w:jc w:val="center"/>
        </w:trPr>
        <w:tc>
          <w:tcPr>
            <w:tcW w:w="1153" w:type="dxa"/>
            <w:shd w:val="clear" w:color="auto" w:fill="auto"/>
            <w:vAlign w:val="center"/>
          </w:tcPr>
          <w:p w14:paraId="08EF1BB9" w14:textId="63139A97"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JDK</w:t>
            </w:r>
          </w:p>
        </w:tc>
        <w:tc>
          <w:tcPr>
            <w:tcW w:w="920" w:type="dxa"/>
            <w:shd w:val="clear" w:color="auto" w:fill="auto"/>
            <w:vAlign w:val="center"/>
          </w:tcPr>
          <w:p w14:paraId="58074CC4" w14:textId="5A988B07"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1</w:t>
            </w:r>
            <w:r w:rsidRPr="00333583">
              <w:rPr>
                <w:rFonts w:ascii="宋体" w:hAnsi="宋体"/>
                <w:sz w:val="18"/>
                <w:szCs w:val="18"/>
              </w:rPr>
              <w:t>.8</w:t>
            </w:r>
          </w:p>
        </w:tc>
        <w:tc>
          <w:tcPr>
            <w:tcW w:w="4325" w:type="dxa"/>
            <w:shd w:val="clear" w:color="auto" w:fill="auto"/>
            <w:vAlign w:val="center"/>
          </w:tcPr>
          <w:p w14:paraId="46BEFC7C" w14:textId="669FAF84"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Java开发工具集以及</w:t>
            </w:r>
            <w:proofErr w:type="spellStart"/>
            <w:r w:rsidRPr="00333583">
              <w:rPr>
                <w:rFonts w:ascii="宋体" w:hAnsi="宋体" w:hint="eastAsia"/>
                <w:sz w:val="18"/>
                <w:szCs w:val="18"/>
              </w:rPr>
              <w:t>DBeaver</w:t>
            </w:r>
            <w:proofErr w:type="spellEnd"/>
            <w:r w:rsidRPr="00333583">
              <w:rPr>
                <w:rFonts w:ascii="宋体" w:hAnsi="宋体" w:hint="eastAsia"/>
                <w:sz w:val="18"/>
                <w:szCs w:val="18"/>
              </w:rPr>
              <w:t>运行时环境</w:t>
            </w:r>
          </w:p>
        </w:tc>
        <w:tc>
          <w:tcPr>
            <w:tcW w:w="2451" w:type="dxa"/>
            <w:shd w:val="clear" w:color="auto" w:fill="auto"/>
            <w:vAlign w:val="center"/>
          </w:tcPr>
          <w:p w14:paraId="71A693D0" w14:textId="77777777" w:rsidR="003513C4"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免费下载</w:t>
            </w:r>
          </w:p>
          <w:p w14:paraId="2B18DCC3" w14:textId="0FBA1AE6" w:rsidR="00347C0D"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需要配置环境变量</w:t>
            </w:r>
          </w:p>
        </w:tc>
      </w:tr>
      <w:tr w:rsidR="000E65C7" w:rsidRPr="000E65C7" w14:paraId="396C2F8D" w14:textId="77777777" w:rsidTr="00333583">
        <w:trPr>
          <w:trHeight w:val="542"/>
          <w:jc w:val="center"/>
        </w:trPr>
        <w:tc>
          <w:tcPr>
            <w:tcW w:w="1153" w:type="dxa"/>
            <w:shd w:val="clear" w:color="auto" w:fill="auto"/>
            <w:vAlign w:val="center"/>
          </w:tcPr>
          <w:p w14:paraId="0A268C41" w14:textId="291A61CA"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MySQL</w:t>
            </w:r>
          </w:p>
        </w:tc>
        <w:tc>
          <w:tcPr>
            <w:tcW w:w="920" w:type="dxa"/>
            <w:shd w:val="clear" w:color="auto" w:fill="auto"/>
            <w:vAlign w:val="center"/>
          </w:tcPr>
          <w:p w14:paraId="03DF41B4" w14:textId="435F417F"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5</w:t>
            </w:r>
            <w:r w:rsidRPr="00333583">
              <w:rPr>
                <w:rFonts w:ascii="宋体" w:hAnsi="宋体"/>
                <w:sz w:val="18"/>
                <w:szCs w:val="18"/>
              </w:rPr>
              <w:t>.7.29</w:t>
            </w:r>
          </w:p>
        </w:tc>
        <w:tc>
          <w:tcPr>
            <w:tcW w:w="4325" w:type="dxa"/>
            <w:shd w:val="clear" w:color="auto" w:fill="auto"/>
            <w:vAlign w:val="center"/>
          </w:tcPr>
          <w:p w14:paraId="317D3629" w14:textId="68B7DFAD" w:rsidR="00347C0D"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数据库软件</w:t>
            </w:r>
          </w:p>
        </w:tc>
        <w:tc>
          <w:tcPr>
            <w:tcW w:w="2451" w:type="dxa"/>
            <w:shd w:val="clear" w:color="auto" w:fill="auto"/>
            <w:vAlign w:val="center"/>
          </w:tcPr>
          <w:p w14:paraId="6D876032" w14:textId="77777777" w:rsidR="00347C0D"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免费开源</w:t>
            </w:r>
          </w:p>
          <w:p w14:paraId="26E850B0" w14:textId="55D8EDC1" w:rsidR="003513C4"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需要配置环境变量</w:t>
            </w:r>
          </w:p>
        </w:tc>
      </w:tr>
      <w:tr w:rsidR="000E65C7" w:rsidRPr="000E65C7" w14:paraId="1C875FB4" w14:textId="77777777" w:rsidTr="00333583">
        <w:trPr>
          <w:trHeight w:val="650"/>
          <w:jc w:val="center"/>
        </w:trPr>
        <w:tc>
          <w:tcPr>
            <w:tcW w:w="1153" w:type="dxa"/>
            <w:shd w:val="clear" w:color="auto" w:fill="auto"/>
            <w:vAlign w:val="center"/>
          </w:tcPr>
          <w:p w14:paraId="76B2F304" w14:textId="3A7E7BEB" w:rsidR="00347C0D" w:rsidRPr="00333583" w:rsidRDefault="00347C0D" w:rsidP="000E65C7">
            <w:pPr>
              <w:adjustRightInd w:val="0"/>
              <w:snapToGrid w:val="0"/>
              <w:spacing w:line="300" w:lineRule="auto"/>
              <w:jc w:val="center"/>
              <w:rPr>
                <w:rFonts w:ascii="宋体" w:hAnsi="宋体"/>
                <w:sz w:val="18"/>
                <w:szCs w:val="18"/>
              </w:rPr>
            </w:pPr>
            <w:proofErr w:type="spellStart"/>
            <w:r w:rsidRPr="00333583">
              <w:rPr>
                <w:rFonts w:ascii="宋体" w:hAnsi="宋体" w:hint="eastAsia"/>
                <w:sz w:val="18"/>
                <w:szCs w:val="18"/>
              </w:rPr>
              <w:t>DBe</w:t>
            </w:r>
            <w:r w:rsidRPr="00333583">
              <w:rPr>
                <w:rFonts w:ascii="宋体" w:hAnsi="宋体"/>
                <w:sz w:val="18"/>
                <w:szCs w:val="18"/>
              </w:rPr>
              <w:t>aver</w:t>
            </w:r>
            <w:proofErr w:type="spellEnd"/>
          </w:p>
        </w:tc>
        <w:tc>
          <w:tcPr>
            <w:tcW w:w="920" w:type="dxa"/>
            <w:shd w:val="clear" w:color="auto" w:fill="auto"/>
            <w:vAlign w:val="center"/>
          </w:tcPr>
          <w:p w14:paraId="4A21CB60" w14:textId="64598E50"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7</w:t>
            </w:r>
            <w:r w:rsidRPr="00333583">
              <w:rPr>
                <w:rFonts w:ascii="宋体" w:hAnsi="宋体"/>
                <w:sz w:val="18"/>
                <w:szCs w:val="18"/>
              </w:rPr>
              <w:t>.0</w:t>
            </w:r>
          </w:p>
        </w:tc>
        <w:tc>
          <w:tcPr>
            <w:tcW w:w="4325" w:type="dxa"/>
            <w:shd w:val="clear" w:color="auto" w:fill="auto"/>
            <w:vAlign w:val="center"/>
          </w:tcPr>
          <w:p w14:paraId="59440638" w14:textId="044EDCBF" w:rsidR="00347C0D"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数据库可视化管理工具</w:t>
            </w:r>
          </w:p>
        </w:tc>
        <w:tc>
          <w:tcPr>
            <w:tcW w:w="2451" w:type="dxa"/>
            <w:shd w:val="clear" w:color="auto" w:fill="auto"/>
            <w:vAlign w:val="center"/>
          </w:tcPr>
          <w:p w14:paraId="6C103696" w14:textId="77777777" w:rsidR="00347C0D"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免费开源</w:t>
            </w:r>
          </w:p>
          <w:p w14:paraId="0D840383" w14:textId="455578F6" w:rsidR="003513C4"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基于Java开发，需要JDK</w:t>
            </w:r>
          </w:p>
        </w:tc>
      </w:tr>
    </w:tbl>
    <w:p w14:paraId="7AA328A0" w14:textId="03BE935A" w:rsidR="00347C0D" w:rsidRPr="001C4420" w:rsidRDefault="003F2187" w:rsidP="00927750">
      <w:pPr>
        <w:pStyle w:val="ae"/>
        <w:spacing w:beforeLines="50" w:before="120" w:afterLines="50" w:after="120" w:line="300" w:lineRule="auto"/>
        <w:jc w:val="center"/>
        <w:rPr>
          <w:rFonts w:ascii="宋体" w:eastAsia="宋体" w:hAnsi="宋体"/>
          <w:b/>
          <w:bCs/>
          <w:sz w:val="24"/>
          <w:szCs w:val="24"/>
          <w:rPrChange w:id="258" w:author="lff" w:date="2020-03-20T11:23:00Z">
            <w:rPr/>
          </w:rPrChange>
        </w:rPr>
        <w:pPrChange w:id="259" w:author="lff" w:date="2020-03-20T11:23:00Z">
          <w:pPr>
            <w:jc w:val="center"/>
          </w:pPr>
        </w:pPrChange>
      </w:pPr>
      <w:r w:rsidRPr="001C4420">
        <w:rPr>
          <w:rFonts w:ascii="宋体" w:eastAsia="宋体" w:hAnsi="宋体" w:hint="eastAsia"/>
          <w:b/>
          <w:bCs/>
          <w:sz w:val="24"/>
          <w:szCs w:val="24"/>
          <w:rPrChange w:id="260" w:author="lff" w:date="2020-03-20T11:23:00Z">
            <w:rPr>
              <w:rFonts w:hint="eastAsia"/>
            </w:rPr>
          </w:rPrChange>
        </w:rPr>
        <w:t xml:space="preserve">表 </w:t>
      </w:r>
      <w:r w:rsidRPr="001C4420">
        <w:rPr>
          <w:rFonts w:ascii="宋体" w:eastAsia="宋体" w:hAnsi="宋体"/>
          <w:b/>
          <w:bCs/>
          <w:sz w:val="24"/>
          <w:szCs w:val="24"/>
          <w:rPrChange w:id="261" w:author="lff" w:date="2020-03-20T11:23:00Z">
            <w:rPr/>
          </w:rPrChange>
        </w:rPr>
        <w:t xml:space="preserve">7 </w:t>
      </w:r>
      <w:r w:rsidRPr="001C4420">
        <w:rPr>
          <w:rFonts w:ascii="宋体" w:eastAsia="宋体" w:hAnsi="宋体" w:hint="eastAsia"/>
          <w:b/>
          <w:bCs/>
          <w:sz w:val="24"/>
          <w:szCs w:val="24"/>
          <w:rPrChange w:id="262" w:author="lff" w:date="2020-03-20T11:23:00Z">
            <w:rPr>
              <w:rFonts w:hint="eastAsia"/>
            </w:rPr>
          </w:rPrChange>
        </w:rPr>
        <w:t>数据库设计软件清单</w:t>
      </w:r>
    </w:p>
    <w:p w14:paraId="246C5651" w14:textId="17DC0764" w:rsidR="00500781" w:rsidRDefault="003F2187" w:rsidP="000E7880">
      <w:pPr>
        <w:numPr>
          <w:ilvl w:val="0"/>
          <w:numId w:val="8"/>
        </w:numPr>
        <w:adjustRightInd w:val="0"/>
        <w:snapToGrid w:val="0"/>
        <w:spacing w:line="300" w:lineRule="auto"/>
        <w:ind w:left="0" w:firstLineChars="200" w:firstLine="420"/>
        <w:jc w:val="left"/>
      </w:pPr>
      <w:r>
        <w:rPr>
          <w:rFonts w:hint="eastAsia"/>
        </w:rPr>
        <w:t>安装完软件，开始创建数据库，如图所示，打开数据库可视化管理工具</w:t>
      </w:r>
      <w:proofErr w:type="spellStart"/>
      <w:r>
        <w:rPr>
          <w:rFonts w:hint="eastAsia"/>
        </w:rPr>
        <w:t>DBeaver</w:t>
      </w:r>
      <w:proofErr w:type="spellEnd"/>
      <w:r>
        <w:rPr>
          <w:rFonts w:hint="eastAsia"/>
        </w:rPr>
        <w:t>，使用账户密码连接到数据库，如图</w:t>
      </w:r>
      <w:r w:rsidR="00500781">
        <w:rPr>
          <w:rFonts w:hint="eastAsia"/>
        </w:rPr>
        <w:t>1</w:t>
      </w:r>
      <w:r w:rsidR="00500781">
        <w:t>2</w:t>
      </w:r>
      <w:r>
        <w:rPr>
          <w:rFonts w:hint="eastAsia"/>
        </w:rPr>
        <w:t>所示。</w:t>
      </w:r>
    </w:p>
    <w:p w14:paraId="6F143C3A" w14:textId="07721F94" w:rsidR="00500781" w:rsidRDefault="00927750" w:rsidP="00500781">
      <w:pPr>
        <w:adjustRightInd w:val="0"/>
        <w:snapToGrid w:val="0"/>
        <w:jc w:val="center"/>
      </w:pPr>
      <w:r>
        <w:lastRenderedPageBreak/>
        <w:pict w14:anchorId="4D871776">
          <v:shape id="_x0000_i1036" type="#_x0000_t75" style="width:197.25pt;height:254.25pt">
            <v:imagedata r:id="rId31" o:title="001"/>
          </v:shape>
        </w:pict>
      </w:r>
    </w:p>
    <w:p w14:paraId="4B874BAA" w14:textId="6BCDAB0E" w:rsidR="00500781" w:rsidRPr="001C4420" w:rsidRDefault="00500781" w:rsidP="00927750">
      <w:pPr>
        <w:pStyle w:val="ae"/>
        <w:spacing w:beforeLines="50" w:before="120" w:afterLines="50" w:after="120" w:line="300" w:lineRule="auto"/>
        <w:jc w:val="center"/>
        <w:rPr>
          <w:rFonts w:ascii="宋体" w:eastAsia="宋体" w:hAnsi="宋体"/>
          <w:b/>
          <w:bCs/>
          <w:sz w:val="24"/>
          <w:szCs w:val="24"/>
          <w:rPrChange w:id="263" w:author="lff" w:date="2020-03-20T11:23:00Z">
            <w:rPr/>
          </w:rPrChange>
        </w:rPr>
        <w:pPrChange w:id="264" w:author="lff" w:date="2020-03-20T11:23:00Z">
          <w:pPr>
            <w:pStyle w:val="ae"/>
            <w:jc w:val="center"/>
          </w:pPr>
        </w:pPrChange>
      </w:pPr>
      <w:r w:rsidRPr="001C4420">
        <w:rPr>
          <w:rFonts w:ascii="宋体" w:eastAsia="宋体" w:hAnsi="宋体" w:hint="eastAsia"/>
          <w:b/>
          <w:bCs/>
          <w:sz w:val="24"/>
          <w:szCs w:val="24"/>
          <w:rPrChange w:id="265" w:author="lff" w:date="2020-03-20T11:23:00Z">
            <w:rPr>
              <w:rFonts w:hint="eastAsia"/>
            </w:rPr>
          </w:rPrChange>
        </w:rPr>
        <w:t xml:space="preserve">图 </w:t>
      </w:r>
      <w:r w:rsidRPr="001C4420">
        <w:rPr>
          <w:rFonts w:ascii="宋体" w:eastAsia="宋体" w:hAnsi="宋体"/>
          <w:b/>
          <w:bCs/>
          <w:sz w:val="24"/>
          <w:szCs w:val="24"/>
          <w:rPrChange w:id="266" w:author="lff" w:date="2020-03-20T11:23:00Z">
            <w:rPr/>
          </w:rPrChange>
        </w:rPr>
        <w:fldChar w:fldCharType="begin"/>
      </w:r>
      <w:r w:rsidRPr="001C4420">
        <w:rPr>
          <w:rFonts w:ascii="宋体" w:eastAsia="宋体" w:hAnsi="宋体"/>
          <w:b/>
          <w:bCs/>
          <w:sz w:val="24"/>
          <w:szCs w:val="24"/>
          <w:rPrChange w:id="267" w:author="lff" w:date="2020-03-20T11:23:00Z">
            <w:rPr/>
          </w:rPrChange>
        </w:rPr>
        <w:instrText xml:space="preserve"> </w:instrText>
      </w:r>
      <w:r w:rsidRPr="001C4420">
        <w:rPr>
          <w:rFonts w:ascii="宋体" w:eastAsia="宋体" w:hAnsi="宋体" w:hint="eastAsia"/>
          <w:b/>
          <w:bCs/>
          <w:sz w:val="24"/>
          <w:szCs w:val="24"/>
          <w:rPrChange w:id="268" w:author="lff" w:date="2020-03-20T11:23:00Z">
            <w:rPr>
              <w:rFonts w:hint="eastAsia"/>
            </w:rPr>
          </w:rPrChange>
        </w:rPr>
        <w:instrText>SEQ 图 \* ARABIC</w:instrText>
      </w:r>
      <w:r w:rsidRPr="001C4420">
        <w:rPr>
          <w:rFonts w:ascii="宋体" w:eastAsia="宋体" w:hAnsi="宋体"/>
          <w:b/>
          <w:bCs/>
          <w:sz w:val="24"/>
          <w:szCs w:val="24"/>
          <w:rPrChange w:id="269" w:author="lff" w:date="2020-03-20T11:23:00Z">
            <w:rPr/>
          </w:rPrChange>
        </w:rPr>
        <w:instrText xml:space="preserve"> </w:instrText>
      </w:r>
      <w:r w:rsidRPr="001C4420">
        <w:rPr>
          <w:rFonts w:ascii="宋体" w:eastAsia="宋体" w:hAnsi="宋体"/>
          <w:b/>
          <w:bCs/>
          <w:sz w:val="24"/>
          <w:szCs w:val="24"/>
          <w:rPrChange w:id="270" w:author="lff" w:date="2020-03-20T11:23:00Z">
            <w:rPr/>
          </w:rPrChange>
        </w:rPr>
        <w:fldChar w:fldCharType="separate"/>
      </w:r>
      <w:r w:rsidR="001D185B" w:rsidRPr="001C4420">
        <w:rPr>
          <w:rFonts w:ascii="宋体" w:eastAsia="宋体" w:hAnsi="宋体"/>
          <w:b/>
          <w:bCs/>
          <w:sz w:val="24"/>
          <w:szCs w:val="24"/>
          <w:rPrChange w:id="271" w:author="lff" w:date="2020-03-20T11:23:00Z">
            <w:rPr>
              <w:noProof/>
            </w:rPr>
          </w:rPrChange>
        </w:rPr>
        <w:t>12</w:t>
      </w:r>
      <w:r w:rsidRPr="001C4420">
        <w:rPr>
          <w:rFonts w:ascii="宋体" w:eastAsia="宋体" w:hAnsi="宋体"/>
          <w:b/>
          <w:bCs/>
          <w:sz w:val="24"/>
          <w:szCs w:val="24"/>
          <w:rPrChange w:id="272" w:author="lff" w:date="2020-03-20T11:23:00Z">
            <w:rPr/>
          </w:rPrChange>
        </w:rPr>
        <w:fldChar w:fldCharType="end"/>
      </w:r>
      <w:r w:rsidRPr="001C4420">
        <w:rPr>
          <w:rFonts w:ascii="宋体" w:eastAsia="宋体" w:hAnsi="宋体"/>
          <w:b/>
          <w:bCs/>
          <w:sz w:val="24"/>
          <w:szCs w:val="24"/>
          <w:rPrChange w:id="273" w:author="lff" w:date="2020-03-20T11:23:00Z">
            <w:rPr/>
          </w:rPrChange>
        </w:rPr>
        <w:t xml:space="preserve"> </w:t>
      </w:r>
      <w:r w:rsidRPr="001C4420">
        <w:rPr>
          <w:rFonts w:ascii="宋体" w:eastAsia="宋体" w:hAnsi="宋体" w:hint="eastAsia"/>
          <w:b/>
          <w:bCs/>
          <w:sz w:val="24"/>
          <w:szCs w:val="24"/>
          <w:rPrChange w:id="274" w:author="lff" w:date="2020-03-20T11:23:00Z">
            <w:rPr>
              <w:rFonts w:hint="eastAsia"/>
            </w:rPr>
          </w:rPrChange>
        </w:rPr>
        <w:t>连接数据库</w:t>
      </w:r>
    </w:p>
    <w:p w14:paraId="4E3C7092" w14:textId="2888FEB7" w:rsidR="00500781" w:rsidRDefault="00500781" w:rsidP="000E7880">
      <w:pPr>
        <w:numPr>
          <w:ilvl w:val="0"/>
          <w:numId w:val="8"/>
        </w:numPr>
        <w:adjustRightInd w:val="0"/>
        <w:snapToGrid w:val="0"/>
        <w:spacing w:line="300" w:lineRule="auto"/>
        <w:ind w:left="0" w:firstLineChars="200" w:firstLine="420"/>
        <w:jc w:val="left"/>
      </w:pPr>
      <w:r>
        <w:rPr>
          <w:rFonts w:hint="eastAsia"/>
        </w:rPr>
        <w:t>新建开发用的数据库，保证编码为</w:t>
      </w:r>
      <w:r>
        <w:rPr>
          <w:rFonts w:hint="eastAsia"/>
        </w:rPr>
        <w:t>UTF-8</w:t>
      </w:r>
      <w:r>
        <w:rPr>
          <w:rFonts w:hint="eastAsia"/>
        </w:rPr>
        <w:t>，如图</w:t>
      </w:r>
      <w:r>
        <w:rPr>
          <w:rFonts w:hint="eastAsia"/>
        </w:rPr>
        <w:t>1</w:t>
      </w:r>
      <w:r>
        <w:t>3</w:t>
      </w:r>
      <w:r>
        <w:rPr>
          <w:rFonts w:hint="eastAsia"/>
        </w:rPr>
        <w:t>所示。</w:t>
      </w:r>
    </w:p>
    <w:p w14:paraId="5F344616" w14:textId="6B068492" w:rsidR="00500781" w:rsidRDefault="00927750" w:rsidP="00500781">
      <w:pPr>
        <w:keepNext/>
        <w:adjustRightInd w:val="0"/>
        <w:snapToGrid w:val="0"/>
        <w:jc w:val="center"/>
      </w:pPr>
      <w:r>
        <w:pict w14:anchorId="112931CA">
          <v:shape id="_x0000_i1037" type="#_x0000_t75" style="width:396pt;height:177pt">
            <v:imagedata r:id="rId32" o:title="002"/>
          </v:shape>
        </w:pict>
      </w:r>
    </w:p>
    <w:p w14:paraId="536B8EAC" w14:textId="5D9AA285" w:rsidR="00500781" w:rsidRPr="001C4420" w:rsidRDefault="00500781" w:rsidP="00927750">
      <w:pPr>
        <w:pStyle w:val="ae"/>
        <w:spacing w:beforeLines="50" w:before="120" w:afterLines="50" w:after="120" w:line="300" w:lineRule="auto"/>
        <w:jc w:val="center"/>
        <w:rPr>
          <w:rFonts w:ascii="宋体" w:eastAsia="宋体" w:hAnsi="宋体"/>
          <w:b/>
          <w:bCs/>
          <w:sz w:val="24"/>
          <w:szCs w:val="24"/>
          <w:rPrChange w:id="275" w:author="lff" w:date="2020-03-20T11:23:00Z">
            <w:rPr/>
          </w:rPrChange>
        </w:rPr>
        <w:pPrChange w:id="276" w:author="lff" w:date="2020-03-20T11:23:00Z">
          <w:pPr>
            <w:pStyle w:val="ae"/>
            <w:jc w:val="center"/>
          </w:pPr>
        </w:pPrChange>
      </w:pPr>
      <w:r w:rsidRPr="001C4420">
        <w:rPr>
          <w:rFonts w:ascii="宋体" w:eastAsia="宋体" w:hAnsi="宋体" w:hint="eastAsia"/>
          <w:b/>
          <w:bCs/>
          <w:sz w:val="24"/>
          <w:szCs w:val="24"/>
          <w:rPrChange w:id="277" w:author="lff" w:date="2020-03-20T11:23:00Z">
            <w:rPr>
              <w:rFonts w:hint="eastAsia"/>
            </w:rPr>
          </w:rPrChange>
        </w:rPr>
        <w:t xml:space="preserve">图 </w:t>
      </w:r>
      <w:r w:rsidRPr="001C4420">
        <w:rPr>
          <w:rFonts w:ascii="宋体" w:eastAsia="宋体" w:hAnsi="宋体"/>
          <w:b/>
          <w:bCs/>
          <w:sz w:val="24"/>
          <w:szCs w:val="24"/>
          <w:rPrChange w:id="278" w:author="lff" w:date="2020-03-20T11:23:00Z">
            <w:rPr/>
          </w:rPrChange>
        </w:rPr>
        <w:fldChar w:fldCharType="begin"/>
      </w:r>
      <w:r w:rsidRPr="001C4420">
        <w:rPr>
          <w:rFonts w:ascii="宋体" w:eastAsia="宋体" w:hAnsi="宋体"/>
          <w:b/>
          <w:bCs/>
          <w:sz w:val="24"/>
          <w:szCs w:val="24"/>
          <w:rPrChange w:id="279" w:author="lff" w:date="2020-03-20T11:23:00Z">
            <w:rPr/>
          </w:rPrChange>
        </w:rPr>
        <w:instrText xml:space="preserve"> </w:instrText>
      </w:r>
      <w:r w:rsidRPr="001C4420">
        <w:rPr>
          <w:rFonts w:ascii="宋体" w:eastAsia="宋体" w:hAnsi="宋体" w:hint="eastAsia"/>
          <w:b/>
          <w:bCs/>
          <w:sz w:val="24"/>
          <w:szCs w:val="24"/>
          <w:rPrChange w:id="280" w:author="lff" w:date="2020-03-20T11:23:00Z">
            <w:rPr>
              <w:rFonts w:hint="eastAsia"/>
            </w:rPr>
          </w:rPrChange>
        </w:rPr>
        <w:instrText>SEQ 图 \* ARABIC</w:instrText>
      </w:r>
      <w:r w:rsidRPr="001C4420">
        <w:rPr>
          <w:rFonts w:ascii="宋体" w:eastAsia="宋体" w:hAnsi="宋体"/>
          <w:b/>
          <w:bCs/>
          <w:sz w:val="24"/>
          <w:szCs w:val="24"/>
          <w:rPrChange w:id="281" w:author="lff" w:date="2020-03-20T11:23:00Z">
            <w:rPr/>
          </w:rPrChange>
        </w:rPr>
        <w:instrText xml:space="preserve"> </w:instrText>
      </w:r>
      <w:r w:rsidRPr="001C4420">
        <w:rPr>
          <w:rFonts w:ascii="宋体" w:eastAsia="宋体" w:hAnsi="宋体"/>
          <w:b/>
          <w:bCs/>
          <w:sz w:val="24"/>
          <w:szCs w:val="24"/>
          <w:rPrChange w:id="282" w:author="lff" w:date="2020-03-20T11:23:00Z">
            <w:rPr/>
          </w:rPrChange>
        </w:rPr>
        <w:fldChar w:fldCharType="separate"/>
      </w:r>
      <w:r w:rsidR="001D185B" w:rsidRPr="001C4420">
        <w:rPr>
          <w:rFonts w:ascii="宋体" w:eastAsia="宋体" w:hAnsi="宋体"/>
          <w:b/>
          <w:bCs/>
          <w:sz w:val="24"/>
          <w:szCs w:val="24"/>
          <w:rPrChange w:id="283" w:author="lff" w:date="2020-03-20T11:23:00Z">
            <w:rPr>
              <w:noProof/>
            </w:rPr>
          </w:rPrChange>
        </w:rPr>
        <w:t>13</w:t>
      </w:r>
      <w:r w:rsidRPr="001C4420">
        <w:rPr>
          <w:rFonts w:ascii="宋体" w:eastAsia="宋体" w:hAnsi="宋体"/>
          <w:b/>
          <w:bCs/>
          <w:sz w:val="24"/>
          <w:szCs w:val="24"/>
          <w:rPrChange w:id="284" w:author="lff" w:date="2020-03-20T11:23:00Z">
            <w:rPr/>
          </w:rPrChange>
        </w:rPr>
        <w:fldChar w:fldCharType="end"/>
      </w:r>
      <w:r w:rsidRPr="001C4420">
        <w:rPr>
          <w:rFonts w:ascii="宋体" w:eastAsia="宋体" w:hAnsi="宋体"/>
          <w:b/>
          <w:bCs/>
          <w:sz w:val="24"/>
          <w:szCs w:val="24"/>
          <w:rPrChange w:id="285" w:author="lff" w:date="2020-03-20T11:23:00Z">
            <w:rPr/>
          </w:rPrChange>
        </w:rPr>
        <w:t xml:space="preserve"> </w:t>
      </w:r>
      <w:r w:rsidRPr="001C4420">
        <w:rPr>
          <w:rFonts w:ascii="宋体" w:eastAsia="宋体" w:hAnsi="宋体" w:hint="eastAsia"/>
          <w:b/>
          <w:bCs/>
          <w:sz w:val="24"/>
          <w:szCs w:val="24"/>
          <w:rPrChange w:id="286" w:author="lff" w:date="2020-03-20T11:23:00Z">
            <w:rPr>
              <w:rFonts w:hint="eastAsia"/>
            </w:rPr>
          </w:rPrChange>
        </w:rPr>
        <w:t>创建数据库</w:t>
      </w:r>
    </w:p>
    <w:p w14:paraId="2C51019A" w14:textId="0320761A" w:rsidR="00500781" w:rsidRDefault="00500781" w:rsidP="000E7880">
      <w:pPr>
        <w:numPr>
          <w:ilvl w:val="0"/>
          <w:numId w:val="8"/>
        </w:numPr>
        <w:adjustRightInd w:val="0"/>
        <w:snapToGrid w:val="0"/>
        <w:spacing w:line="300" w:lineRule="auto"/>
        <w:ind w:left="0" w:firstLineChars="200" w:firstLine="420"/>
        <w:jc w:val="left"/>
      </w:pPr>
      <w:r>
        <w:rPr>
          <w:rFonts w:hint="eastAsia"/>
        </w:rPr>
        <w:t>运行数据库脚本，按照图</w:t>
      </w:r>
      <w:r>
        <w:rPr>
          <w:rFonts w:hint="eastAsia"/>
        </w:rPr>
        <w:t>1</w:t>
      </w:r>
      <w:r>
        <w:t>4</w:t>
      </w:r>
      <w:r>
        <w:rPr>
          <w:rFonts w:hint="eastAsia"/>
        </w:rPr>
        <w:t>所示的步骤，运行数据库脚本文件，如图</w:t>
      </w:r>
      <w:r>
        <w:rPr>
          <w:rFonts w:hint="eastAsia"/>
        </w:rPr>
        <w:t>1</w:t>
      </w:r>
      <w:r>
        <w:t>5</w:t>
      </w:r>
      <w:r>
        <w:rPr>
          <w:rFonts w:hint="eastAsia"/>
        </w:rPr>
        <w:t>所示，需要</w:t>
      </w:r>
      <w:r w:rsidR="000E7880">
        <w:rPr>
          <w:rFonts w:hint="eastAsia"/>
        </w:rPr>
        <w:t>指定</w:t>
      </w:r>
      <w:r w:rsidR="000E7880">
        <w:rPr>
          <w:rFonts w:hint="eastAsia"/>
        </w:rPr>
        <w:t>MySQL</w:t>
      </w:r>
      <w:r w:rsidR="000E7880">
        <w:rPr>
          <w:rFonts w:hint="eastAsia"/>
        </w:rPr>
        <w:t>的安装目录，以及物理模型生成的</w:t>
      </w:r>
      <w:r w:rsidR="000E7880">
        <w:rPr>
          <w:rFonts w:hint="eastAsia"/>
        </w:rPr>
        <w:t>SQL</w:t>
      </w:r>
      <w:r w:rsidR="000E7880">
        <w:rPr>
          <w:rFonts w:hint="eastAsia"/>
        </w:rPr>
        <w:t>脚本文件的位置，点击确定即可创建好数据库结构。</w:t>
      </w:r>
    </w:p>
    <w:p w14:paraId="5A22C8F5" w14:textId="2FAF0928" w:rsidR="00500781" w:rsidRDefault="00927750" w:rsidP="00500781">
      <w:pPr>
        <w:keepNext/>
        <w:adjustRightInd w:val="0"/>
        <w:snapToGrid w:val="0"/>
        <w:jc w:val="center"/>
      </w:pPr>
      <w:r>
        <w:lastRenderedPageBreak/>
        <w:pict w14:anchorId="5D6DA90F">
          <v:shape id="_x0000_i1038" type="#_x0000_t75" style="width:370.5pt;height:224.25pt">
            <v:imagedata r:id="rId33" o:title="003"/>
          </v:shape>
        </w:pict>
      </w:r>
    </w:p>
    <w:p w14:paraId="3873D792" w14:textId="2EFC05FA" w:rsidR="00500781" w:rsidRPr="001C4420" w:rsidRDefault="00500781" w:rsidP="00927750">
      <w:pPr>
        <w:pStyle w:val="ae"/>
        <w:spacing w:beforeLines="50" w:before="120" w:afterLines="50" w:after="120" w:line="300" w:lineRule="auto"/>
        <w:jc w:val="center"/>
        <w:rPr>
          <w:rFonts w:ascii="宋体" w:eastAsia="宋体" w:hAnsi="宋体"/>
          <w:b/>
          <w:bCs/>
          <w:sz w:val="24"/>
          <w:szCs w:val="24"/>
          <w:rPrChange w:id="287" w:author="lff" w:date="2020-03-20T11:23:00Z">
            <w:rPr/>
          </w:rPrChange>
        </w:rPr>
        <w:pPrChange w:id="288" w:author="lff" w:date="2020-03-20T11:23:00Z">
          <w:pPr>
            <w:pStyle w:val="ae"/>
            <w:jc w:val="center"/>
          </w:pPr>
        </w:pPrChange>
      </w:pPr>
      <w:r w:rsidRPr="001C4420">
        <w:rPr>
          <w:rFonts w:ascii="宋体" w:eastAsia="宋体" w:hAnsi="宋体" w:hint="eastAsia"/>
          <w:b/>
          <w:bCs/>
          <w:sz w:val="24"/>
          <w:szCs w:val="24"/>
          <w:rPrChange w:id="289" w:author="lff" w:date="2020-03-20T11:23:00Z">
            <w:rPr>
              <w:rFonts w:hint="eastAsia"/>
            </w:rPr>
          </w:rPrChange>
        </w:rPr>
        <w:t xml:space="preserve">图 </w:t>
      </w:r>
      <w:r w:rsidRPr="001C4420">
        <w:rPr>
          <w:rFonts w:ascii="宋体" w:eastAsia="宋体" w:hAnsi="宋体"/>
          <w:b/>
          <w:bCs/>
          <w:sz w:val="24"/>
          <w:szCs w:val="24"/>
          <w:rPrChange w:id="290" w:author="lff" w:date="2020-03-20T11:23:00Z">
            <w:rPr/>
          </w:rPrChange>
        </w:rPr>
        <w:fldChar w:fldCharType="begin"/>
      </w:r>
      <w:r w:rsidRPr="001C4420">
        <w:rPr>
          <w:rFonts w:ascii="宋体" w:eastAsia="宋体" w:hAnsi="宋体"/>
          <w:b/>
          <w:bCs/>
          <w:sz w:val="24"/>
          <w:szCs w:val="24"/>
          <w:rPrChange w:id="291" w:author="lff" w:date="2020-03-20T11:23:00Z">
            <w:rPr/>
          </w:rPrChange>
        </w:rPr>
        <w:instrText xml:space="preserve"> </w:instrText>
      </w:r>
      <w:r w:rsidRPr="001C4420">
        <w:rPr>
          <w:rFonts w:ascii="宋体" w:eastAsia="宋体" w:hAnsi="宋体" w:hint="eastAsia"/>
          <w:b/>
          <w:bCs/>
          <w:sz w:val="24"/>
          <w:szCs w:val="24"/>
          <w:rPrChange w:id="292" w:author="lff" w:date="2020-03-20T11:23:00Z">
            <w:rPr>
              <w:rFonts w:hint="eastAsia"/>
            </w:rPr>
          </w:rPrChange>
        </w:rPr>
        <w:instrText>SEQ 图 \* ARABIC</w:instrText>
      </w:r>
      <w:r w:rsidRPr="001C4420">
        <w:rPr>
          <w:rFonts w:ascii="宋体" w:eastAsia="宋体" w:hAnsi="宋体"/>
          <w:b/>
          <w:bCs/>
          <w:sz w:val="24"/>
          <w:szCs w:val="24"/>
          <w:rPrChange w:id="293" w:author="lff" w:date="2020-03-20T11:23:00Z">
            <w:rPr/>
          </w:rPrChange>
        </w:rPr>
        <w:instrText xml:space="preserve"> </w:instrText>
      </w:r>
      <w:r w:rsidRPr="001C4420">
        <w:rPr>
          <w:rFonts w:ascii="宋体" w:eastAsia="宋体" w:hAnsi="宋体"/>
          <w:b/>
          <w:bCs/>
          <w:sz w:val="24"/>
          <w:szCs w:val="24"/>
          <w:rPrChange w:id="294" w:author="lff" w:date="2020-03-20T11:23:00Z">
            <w:rPr/>
          </w:rPrChange>
        </w:rPr>
        <w:fldChar w:fldCharType="separate"/>
      </w:r>
      <w:r w:rsidR="001D185B" w:rsidRPr="001C4420">
        <w:rPr>
          <w:rFonts w:ascii="宋体" w:eastAsia="宋体" w:hAnsi="宋体"/>
          <w:b/>
          <w:bCs/>
          <w:sz w:val="24"/>
          <w:szCs w:val="24"/>
          <w:rPrChange w:id="295" w:author="lff" w:date="2020-03-20T11:23:00Z">
            <w:rPr>
              <w:noProof/>
            </w:rPr>
          </w:rPrChange>
        </w:rPr>
        <w:t>14</w:t>
      </w:r>
      <w:r w:rsidRPr="001C4420">
        <w:rPr>
          <w:rFonts w:ascii="宋体" w:eastAsia="宋体" w:hAnsi="宋体"/>
          <w:b/>
          <w:bCs/>
          <w:sz w:val="24"/>
          <w:szCs w:val="24"/>
          <w:rPrChange w:id="296" w:author="lff" w:date="2020-03-20T11:23:00Z">
            <w:rPr/>
          </w:rPrChange>
        </w:rPr>
        <w:fldChar w:fldCharType="end"/>
      </w:r>
      <w:r w:rsidRPr="001C4420">
        <w:rPr>
          <w:rFonts w:ascii="宋体" w:eastAsia="宋体" w:hAnsi="宋体"/>
          <w:b/>
          <w:bCs/>
          <w:sz w:val="24"/>
          <w:szCs w:val="24"/>
          <w:rPrChange w:id="297" w:author="lff" w:date="2020-03-20T11:23:00Z">
            <w:rPr/>
          </w:rPrChange>
        </w:rPr>
        <w:t xml:space="preserve"> </w:t>
      </w:r>
      <w:r w:rsidRPr="001C4420">
        <w:rPr>
          <w:rFonts w:ascii="宋体" w:eastAsia="宋体" w:hAnsi="宋体" w:hint="eastAsia"/>
          <w:b/>
          <w:bCs/>
          <w:sz w:val="24"/>
          <w:szCs w:val="24"/>
          <w:rPrChange w:id="298" w:author="lff" w:date="2020-03-20T11:23:00Z">
            <w:rPr>
              <w:rFonts w:hint="eastAsia"/>
            </w:rPr>
          </w:rPrChange>
        </w:rPr>
        <w:t>运行脚本</w:t>
      </w:r>
    </w:p>
    <w:p w14:paraId="7A13D751" w14:textId="45A1AD4F" w:rsidR="000E7880" w:rsidRDefault="00927750" w:rsidP="000E7880">
      <w:pPr>
        <w:keepNext/>
        <w:jc w:val="center"/>
      </w:pPr>
      <w:r>
        <w:pict w14:anchorId="542EEAAF">
          <v:shape id="_x0000_i1039" type="#_x0000_t75" style="width:300pt;height:312pt">
            <v:imagedata r:id="rId34" o:title="004"/>
          </v:shape>
        </w:pict>
      </w:r>
    </w:p>
    <w:p w14:paraId="245BD94E" w14:textId="403578D7" w:rsidR="00500781" w:rsidRPr="001C4420" w:rsidRDefault="000E7880" w:rsidP="00927750">
      <w:pPr>
        <w:pStyle w:val="ae"/>
        <w:spacing w:beforeLines="50" w:before="120" w:afterLines="50" w:after="120" w:line="300" w:lineRule="auto"/>
        <w:jc w:val="center"/>
        <w:rPr>
          <w:rFonts w:ascii="宋体" w:eastAsia="宋体" w:hAnsi="宋体"/>
          <w:b/>
          <w:bCs/>
          <w:sz w:val="24"/>
          <w:szCs w:val="24"/>
          <w:rPrChange w:id="299" w:author="lff" w:date="2020-03-20T11:23:00Z">
            <w:rPr/>
          </w:rPrChange>
        </w:rPr>
        <w:pPrChange w:id="300" w:author="lff" w:date="2020-03-20T11:23:00Z">
          <w:pPr>
            <w:pStyle w:val="ae"/>
            <w:jc w:val="center"/>
          </w:pPr>
        </w:pPrChange>
      </w:pPr>
      <w:r w:rsidRPr="001C4420">
        <w:rPr>
          <w:rFonts w:ascii="宋体" w:eastAsia="宋体" w:hAnsi="宋体" w:hint="eastAsia"/>
          <w:b/>
          <w:bCs/>
          <w:sz w:val="24"/>
          <w:szCs w:val="24"/>
          <w:rPrChange w:id="301" w:author="lff" w:date="2020-03-20T11:23:00Z">
            <w:rPr>
              <w:rFonts w:hint="eastAsia"/>
            </w:rPr>
          </w:rPrChange>
        </w:rPr>
        <w:t xml:space="preserve">图 </w:t>
      </w:r>
      <w:r w:rsidRPr="001C4420">
        <w:rPr>
          <w:rFonts w:ascii="宋体" w:eastAsia="宋体" w:hAnsi="宋体"/>
          <w:b/>
          <w:bCs/>
          <w:sz w:val="24"/>
          <w:szCs w:val="24"/>
          <w:rPrChange w:id="302" w:author="lff" w:date="2020-03-20T11:23:00Z">
            <w:rPr/>
          </w:rPrChange>
        </w:rPr>
        <w:fldChar w:fldCharType="begin"/>
      </w:r>
      <w:r w:rsidRPr="001C4420">
        <w:rPr>
          <w:rFonts w:ascii="宋体" w:eastAsia="宋体" w:hAnsi="宋体"/>
          <w:b/>
          <w:bCs/>
          <w:sz w:val="24"/>
          <w:szCs w:val="24"/>
          <w:rPrChange w:id="303" w:author="lff" w:date="2020-03-20T11:23:00Z">
            <w:rPr/>
          </w:rPrChange>
        </w:rPr>
        <w:instrText xml:space="preserve"> </w:instrText>
      </w:r>
      <w:r w:rsidRPr="001C4420">
        <w:rPr>
          <w:rFonts w:ascii="宋体" w:eastAsia="宋体" w:hAnsi="宋体" w:hint="eastAsia"/>
          <w:b/>
          <w:bCs/>
          <w:sz w:val="24"/>
          <w:szCs w:val="24"/>
          <w:rPrChange w:id="304" w:author="lff" w:date="2020-03-20T11:23:00Z">
            <w:rPr>
              <w:rFonts w:hint="eastAsia"/>
            </w:rPr>
          </w:rPrChange>
        </w:rPr>
        <w:instrText>SEQ 图 \* ARABIC</w:instrText>
      </w:r>
      <w:r w:rsidRPr="001C4420">
        <w:rPr>
          <w:rFonts w:ascii="宋体" w:eastAsia="宋体" w:hAnsi="宋体"/>
          <w:b/>
          <w:bCs/>
          <w:sz w:val="24"/>
          <w:szCs w:val="24"/>
          <w:rPrChange w:id="305" w:author="lff" w:date="2020-03-20T11:23:00Z">
            <w:rPr/>
          </w:rPrChange>
        </w:rPr>
        <w:instrText xml:space="preserve"> </w:instrText>
      </w:r>
      <w:r w:rsidRPr="001C4420">
        <w:rPr>
          <w:rFonts w:ascii="宋体" w:eastAsia="宋体" w:hAnsi="宋体"/>
          <w:b/>
          <w:bCs/>
          <w:sz w:val="24"/>
          <w:szCs w:val="24"/>
          <w:rPrChange w:id="306" w:author="lff" w:date="2020-03-20T11:23:00Z">
            <w:rPr/>
          </w:rPrChange>
        </w:rPr>
        <w:fldChar w:fldCharType="separate"/>
      </w:r>
      <w:r w:rsidR="001D185B" w:rsidRPr="001C4420">
        <w:rPr>
          <w:rFonts w:ascii="宋体" w:eastAsia="宋体" w:hAnsi="宋体"/>
          <w:b/>
          <w:bCs/>
          <w:sz w:val="24"/>
          <w:szCs w:val="24"/>
          <w:rPrChange w:id="307" w:author="lff" w:date="2020-03-20T11:23:00Z">
            <w:rPr>
              <w:noProof/>
            </w:rPr>
          </w:rPrChange>
        </w:rPr>
        <w:t>15</w:t>
      </w:r>
      <w:r w:rsidRPr="001C4420">
        <w:rPr>
          <w:rFonts w:ascii="宋体" w:eastAsia="宋体" w:hAnsi="宋体"/>
          <w:b/>
          <w:bCs/>
          <w:sz w:val="24"/>
          <w:szCs w:val="24"/>
          <w:rPrChange w:id="308" w:author="lff" w:date="2020-03-20T11:23:00Z">
            <w:rPr/>
          </w:rPrChange>
        </w:rPr>
        <w:fldChar w:fldCharType="end"/>
      </w:r>
      <w:r w:rsidRPr="001C4420">
        <w:rPr>
          <w:rFonts w:ascii="宋体" w:eastAsia="宋体" w:hAnsi="宋体"/>
          <w:b/>
          <w:bCs/>
          <w:sz w:val="24"/>
          <w:szCs w:val="24"/>
          <w:rPrChange w:id="309" w:author="lff" w:date="2020-03-20T11:23:00Z">
            <w:rPr/>
          </w:rPrChange>
        </w:rPr>
        <w:t xml:space="preserve"> </w:t>
      </w:r>
      <w:r w:rsidRPr="001C4420">
        <w:rPr>
          <w:rFonts w:ascii="宋体" w:eastAsia="宋体" w:hAnsi="宋体" w:hint="eastAsia"/>
          <w:b/>
          <w:bCs/>
          <w:sz w:val="24"/>
          <w:szCs w:val="24"/>
          <w:rPrChange w:id="310" w:author="lff" w:date="2020-03-20T11:23:00Z">
            <w:rPr>
              <w:rFonts w:hint="eastAsia"/>
            </w:rPr>
          </w:rPrChange>
        </w:rPr>
        <w:t>选择</w:t>
      </w:r>
      <w:proofErr w:type="spellStart"/>
      <w:r w:rsidRPr="001C4420">
        <w:rPr>
          <w:rFonts w:ascii="宋体" w:eastAsia="宋体" w:hAnsi="宋体" w:hint="eastAsia"/>
          <w:b/>
          <w:bCs/>
          <w:sz w:val="24"/>
          <w:szCs w:val="24"/>
          <w:rPrChange w:id="311" w:author="lff" w:date="2020-03-20T11:23:00Z">
            <w:rPr>
              <w:rFonts w:hint="eastAsia"/>
            </w:rPr>
          </w:rPrChange>
        </w:rPr>
        <w:t>mysql</w:t>
      </w:r>
      <w:proofErr w:type="spellEnd"/>
      <w:r w:rsidRPr="001C4420">
        <w:rPr>
          <w:rFonts w:ascii="宋体" w:eastAsia="宋体" w:hAnsi="宋体" w:hint="eastAsia"/>
          <w:b/>
          <w:bCs/>
          <w:sz w:val="24"/>
          <w:szCs w:val="24"/>
          <w:rPrChange w:id="312" w:author="lff" w:date="2020-03-20T11:23:00Z">
            <w:rPr>
              <w:rFonts w:hint="eastAsia"/>
            </w:rPr>
          </w:rPrChange>
        </w:rPr>
        <w:t>客户端和脚本文件</w:t>
      </w:r>
    </w:p>
    <w:p w14:paraId="26B5D192" w14:textId="4AEA7571" w:rsidR="00500781" w:rsidRDefault="000E7880" w:rsidP="000E7880">
      <w:pPr>
        <w:numPr>
          <w:ilvl w:val="0"/>
          <w:numId w:val="8"/>
        </w:numPr>
        <w:adjustRightInd w:val="0"/>
        <w:snapToGrid w:val="0"/>
        <w:spacing w:line="300" w:lineRule="auto"/>
        <w:ind w:left="0" w:firstLineChars="200" w:firstLine="420"/>
        <w:jc w:val="left"/>
      </w:pPr>
      <w:r>
        <w:rPr>
          <w:rFonts w:hint="eastAsia"/>
        </w:rPr>
        <w:t>数据库已经创建完成，创建好的表</w:t>
      </w:r>
      <w:r>
        <w:rPr>
          <w:rFonts w:hint="eastAsia"/>
        </w:rPr>
        <w:t>1</w:t>
      </w:r>
      <w:r>
        <w:t>6</w:t>
      </w:r>
      <w:r>
        <w:rPr>
          <w:rFonts w:hint="eastAsia"/>
        </w:rPr>
        <w:t>如图所示。</w:t>
      </w:r>
    </w:p>
    <w:p w14:paraId="201F8696" w14:textId="77777777" w:rsidR="000E7880" w:rsidRDefault="00927750" w:rsidP="000E7880">
      <w:pPr>
        <w:keepNext/>
        <w:adjustRightInd w:val="0"/>
        <w:snapToGrid w:val="0"/>
        <w:spacing w:line="300" w:lineRule="auto"/>
        <w:jc w:val="center"/>
      </w:pPr>
      <w:r>
        <w:lastRenderedPageBreak/>
        <w:pict w14:anchorId="447C014F">
          <v:shape id="_x0000_i1040" type="#_x0000_t75" style="width:273pt;height:254.25pt">
            <v:imagedata r:id="rId35" o:title="006"/>
          </v:shape>
        </w:pict>
      </w:r>
    </w:p>
    <w:p w14:paraId="1416DFF1" w14:textId="5F6A987F" w:rsidR="000E7880" w:rsidRPr="001C4420" w:rsidRDefault="000E7880" w:rsidP="00927750">
      <w:pPr>
        <w:pStyle w:val="ae"/>
        <w:spacing w:beforeLines="50" w:before="120" w:afterLines="50" w:after="120" w:line="300" w:lineRule="auto"/>
        <w:jc w:val="center"/>
        <w:rPr>
          <w:rFonts w:ascii="宋体" w:eastAsia="宋体" w:hAnsi="宋体"/>
          <w:b/>
          <w:bCs/>
          <w:sz w:val="24"/>
          <w:szCs w:val="24"/>
          <w:rPrChange w:id="313" w:author="lff" w:date="2020-03-20T11:23:00Z">
            <w:rPr/>
          </w:rPrChange>
        </w:rPr>
        <w:pPrChange w:id="314" w:author="lff" w:date="2020-03-20T11:23:00Z">
          <w:pPr>
            <w:pStyle w:val="ae"/>
            <w:jc w:val="center"/>
          </w:pPr>
        </w:pPrChange>
      </w:pPr>
      <w:r w:rsidRPr="001C4420">
        <w:rPr>
          <w:rFonts w:ascii="宋体" w:eastAsia="宋体" w:hAnsi="宋体" w:hint="eastAsia"/>
          <w:b/>
          <w:bCs/>
          <w:sz w:val="24"/>
          <w:szCs w:val="24"/>
          <w:rPrChange w:id="315" w:author="lff" w:date="2020-03-20T11:23:00Z">
            <w:rPr>
              <w:rFonts w:hint="eastAsia"/>
            </w:rPr>
          </w:rPrChange>
        </w:rPr>
        <w:t xml:space="preserve">图 </w:t>
      </w:r>
      <w:r w:rsidRPr="001C4420">
        <w:rPr>
          <w:rFonts w:ascii="宋体" w:eastAsia="宋体" w:hAnsi="宋体"/>
          <w:b/>
          <w:bCs/>
          <w:sz w:val="24"/>
          <w:szCs w:val="24"/>
          <w:rPrChange w:id="316" w:author="lff" w:date="2020-03-20T11:23:00Z">
            <w:rPr/>
          </w:rPrChange>
        </w:rPr>
        <w:fldChar w:fldCharType="begin"/>
      </w:r>
      <w:r w:rsidRPr="001C4420">
        <w:rPr>
          <w:rFonts w:ascii="宋体" w:eastAsia="宋体" w:hAnsi="宋体"/>
          <w:b/>
          <w:bCs/>
          <w:sz w:val="24"/>
          <w:szCs w:val="24"/>
          <w:rPrChange w:id="317" w:author="lff" w:date="2020-03-20T11:23:00Z">
            <w:rPr/>
          </w:rPrChange>
        </w:rPr>
        <w:instrText xml:space="preserve"> </w:instrText>
      </w:r>
      <w:r w:rsidRPr="001C4420">
        <w:rPr>
          <w:rFonts w:ascii="宋体" w:eastAsia="宋体" w:hAnsi="宋体" w:hint="eastAsia"/>
          <w:b/>
          <w:bCs/>
          <w:sz w:val="24"/>
          <w:szCs w:val="24"/>
          <w:rPrChange w:id="318" w:author="lff" w:date="2020-03-20T11:23:00Z">
            <w:rPr>
              <w:rFonts w:hint="eastAsia"/>
            </w:rPr>
          </w:rPrChange>
        </w:rPr>
        <w:instrText>SEQ 图 \* ARABIC</w:instrText>
      </w:r>
      <w:r w:rsidRPr="001C4420">
        <w:rPr>
          <w:rFonts w:ascii="宋体" w:eastAsia="宋体" w:hAnsi="宋体"/>
          <w:b/>
          <w:bCs/>
          <w:sz w:val="24"/>
          <w:szCs w:val="24"/>
          <w:rPrChange w:id="319" w:author="lff" w:date="2020-03-20T11:23:00Z">
            <w:rPr/>
          </w:rPrChange>
        </w:rPr>
        <w:instrText xml:space="preserve"> </w:instrText>
      </w:r>
      <w:r w:rsidRPr="001C4420">
        <w:rPr>
          <w:rFonts w:ascii="宋体" w:eastAsia="宋体" w:hAnsi="宋体"/>
          <w:b/>
          <w:bCs/>
          <w:sz w:val="24"/>
          <w:szCs w:val="24"/>
          <w:rPrChange w:id="320" w:author="lff" w:date="2020-03-20T11:23:00Z">
            <w:rPr/>
          </w:rPrChange>
        </w:rPr>
        <w:fldChar w:fldCharType="separate"/>
      </w:r>
      <w:r w:rsidR="001D185B" w:rsidRPr="001C4420">
        <w:rPr>
          <w:rFonts w:ascii="宋体" w:eastAsia="宋体" w:hAnsi="宋体"/>
          <w:b/>
          <w:bCs/>
          <w:sz w:val="24"/>
          <w:szCs w:val="24"/>
          <w:rPrChange w:id="321" w:author="lff" w:date="2020-03-20T11:23:00Z">
            <w:rPr>
              <w:noProof/>
            </w:rPr>
          </w:rPrChange>
        </w:rPr>
        <w:t>16</w:t>
      </w:r>
      <w:r w:rsidRPr="001C4420">
        <w:rPr>
          <w:rFonts w:ascii="宋体" w:eastAsia="宋体" w:hAnsi="宋体"/>
          <w:b/>
          <w:bCs/>
          <w:sz w:val="24"/>
          <w:szCs w:val="24"/>
          <w:rPrChange w:id="322" w:author="lff" w:date="2020-03-20T11:23:00Z">
            <w:rPr/>
          </w:rPrChange>
        </w:rPr>
        <w:fldChar w:fldCharType="end"/>
      </w:r>
      <w:r w:rsidRPr="001C4420">
        <w:rPr>
          <w:rFonts w:ascii="宋体" w:eastAsia="宋体" w:hAnsi="宋体"/>
          <w:b/>
          <w:bCs/>
          <w:sz w:val="24"/>
          <w:szCs w:val="24"/>
          <w:rPrChange w:id="323" w:author="lff" w:date="2020-03-20T11:23:00Z">
            <w:rPr/>
          </w:rPrChange>
        </w:rPr>
        <w:t xml:space="preserve"> </w:t>
      </w:r>
      <w:r w:rsidRPr="001C4420">
        <w:rPr>
          <w:rFonts w:ascii="宋体" w:eastAsia="宋体" w:hAnsi="宋体" w:hint="eastAsia"/>
          <w:b/>
          <w:bCs/>
          <w:sz w:val="24"/>
          <w:szCs w:val="24"/>
          <w:rPrChange w:id="324" w:author="lff" w:date="2020-03-20T11:23:00Z">
            <w:rPr>
              <w:rFonts w:hint="eastAsia"/>
            </w:rPr>
          </w:rPrChange>
        </w:rPr>
        <w:t>系统所需数据库的表</w:t>
      </w:r>
    </w:p>
    <w:p w14:paraId="4A7DD99C" w14:textId="26F2A22B" w:rsidR="00500781" w:rsidRDefault="001D185B" w:rsidP="000E7880">
      <w:pPr>
        <w:numPr>
          <w:ilvl w:val="0"/>
          <w:numId w:val="8"/>
        </w:numPr>
        <w:adjustRightInd w:val="0"/>
        <w:snapToGrid w:val="0"/>
        <w:spacing w:line="300" w:lineRule="auto"/>
        <w:ind w:left="0" w:firstLineChars="200" w:firstLine="420"/>
        <w:jc w:val="left"/>
      </w:pPr>
      <w:r>
        <w:rPr>
          <w:rFonts w:hint="eastAsia"/>
        </w:rPr>
        <w:t>生成</w:t>
      </w:r>
      <w:r>
        <w:rPr>
          <w:rFonts w:hint="eastAsia"/>
        </w:rPr>
        <w:t>E-R</w:t>
      </w:r>
      <w:r>
        <w:rPr>
          <w:rFonts w:hint="eastAsia"/>
        </w:rPr>
        <w:t>关系图，双击打开数据库，切换到</w:t>
      </w:r>
      <w:r>
        <w:rPr>
          <w:rFonts w:hint="eastAsia"/>
        </w:rPr>
        <w:t>E-R</w:t>
      </w:r>
      <w:r>
        <w:rPr>
          <w:rFonts w:hint="eastAsia"/>
        </w:rPr>
        <w:t>图，即可看到</w:t>
      </w:r>
      <w:r>
        <w:rPr>
          <w:rFonts w:hint="eastAsia"/>
        </w:rPr>
        <w:t>E-R</w:t>
      </w:r>
      <w:r>
        <w:rPr>
          <w:rFonts w:hint="eastAsia"/>
        </w:rPr>
        <w:t>图，步骤如图</w:t>
      </w:r>
      <w:r>
        <w:rPr>
          <w:rFonts w:hint="eastAsia"/>
        </w:rPr>
        <w:t>1</w:t>
      </w:r>
      <w:r>
        <w:t>7</w:t>
      </w:r>
      <w:r>
        <w:rPr>
          <w:rFonts w:hint="eastAsia"/>
        </w:rPr>
        <w:t>所示。可以导出为图片等。</w:t>
      </w:r>
    </w:p>
    <w:p w14:paraId="27DBC411" w14:textId="77777777" w:rsidR="001D185B" w:rsidRDefault="00927750" w:rsidP="001D185B">
      <w:pPr>
        <w:keepNext/>
        <w:adjustRightInd w:val="0"/>
        <w:snapToGrid w:val="0"/>
        <w:spacing w:line="300" w:lineRule="auto"/>
        <w:jc w:val="center"/>
      </w:pPr>
      <w:r>
        <w:pict w14:anchorId="04758143">
          <v:shape id="_x0000_i1041" type="#_x0000_t75" style="width:324pt;height:265.5pt">
            <v:imagedata r:id="rId36" o:title="007"/>
          </v:shape>
        </w:pict>
      </w:r>
    </w:p>
    <w:p w14:paraId="4E377387" w14:textId="1D92FE26" w:rsidR="00500781" w:rsidRPr="001C4420" w:rsidRDefault="001D185B" w:rsidP="00927750">
      <w:pPr>
        <w:pStyle w:val="ae"/>
        <w:spacing w:beforeLines="50" w:before="120" w:afterLines="50" w:after="120" w:line="300" w:lineRule="auto"/>
        <w:jc w:val="center"/>
        <w:rPr>
          <w:rFonts w:ascii="宋体" w:eastAsia="宋体" w:hAnsi="宋体"/>
          <w:b/>
          <w:bCs/>
          <w:sz w:val="24"/>
          <w:szCs w:val="24"/>
          <w:rPrChange w:id="325" w:author="lff" w:date="2020-03-20T11:23:00Z">
            <w:rPr/>
          </w:rPrChange>
        </w:rPr>
        <w:pPrChange w:id="326" w:author="lff" w:date="2020-03-20T11:23:00Z">
          <w:pPr>
            <w:pStyle w:val="ae"/>
            <w:jc w:val="center"/>
          </w:pPr>
        </w:pPrChange>
      </w:pPr>
      <w:r w:rsidRPr="001C4420">
        <w:rPr>
          <w:rFonts w:ascii="宋体" w:eastAsia="宋体" w:hAnsi="宋体" w:hint="eastAsia"/>
          <w:b/>
          <w:bCs/>
          <w:sz w:val="24"/>
          <w:szCs w:val="24"/>
          <w:rPrChange w:id="327" w:author="lff" w:date="2020-03-20T11:23:00Z">
            <w:rPr>
              <w:rFonts w:hint="eastAsia"/>
            </w:rPr>
          </w:rPrChange>
        </w:rPr>
        <w:t xml:space="preserve">图 </w:t>
      </w:r>
      <w:r w:rsidRPr="001C4420">
        <w:rPr>
          <w:rFonts w:ascii="宋体" w:eastAsia="宋体" w:hAnsi="宋体"/>
          <w:b/>
          <w:bCs/>
          <w:sz w:val="24"/>
          <w:szCs w:val="24"/>
          <w:rPrChange w:id="328" w:author="lff" w:date="2020-03-20T11:23:00Z">
            <w:rPr/>
          </w:rPrChange>
        </w:rPr>
        <w:fldChar w:fldCharType="begin"/>
      </w:r>
      <w:r w:rsidRPr="001C4420">
        <w:rPr>
          <w:rFonts w:ascii="宋体" w:eastAsia="宋体" w:hAnsi="宋体"/>
          <w:b/>
          <w:bCs/>
          <w:sz w:val="24"/>
          <w:szCs w:val="24"/>
          <w:rPrChange w:id="329" w:author="lff" w:date="2020-03-20T11:23:00Z">
            <w:rPr/>
          </w:rPrChange>
        </w:rPr>
        <w:instrText xml:space="preserve"> </w:instrText>
      </w:r>
      <w:r w:rsidRPr="001C4420">
        <w:rPr>
          <w:rFonts w:ascii="宋体" w:eastAsia="宋体" w:hAnsi="宋体" w:hint="eastAsia"/>
          <w:b/>
          <w:bCs/>
          <w:sz w:val="24"/>
          <w:szCs w:val="24"/>
          <w:rPrChange w:id="330" w:author="lff" w:date="2020-03-20T11:23:00Z">
            <w:rPr>
              <w:rFonts w:hint="eastAsia"/>
            </w:rPr>
          </w:rPrChange>
        </w:rPr>
        <w:instrText>SEQ 图 \* ARABIC</w:instrText>
      </w:r>
      <w:r w:rsidRPr="001C4420">
        <w:rPr>
          <w:rFonts w:ascii="宋体" w:eastAsia="宋体" w:hAnsi="宋体"/>
          <w:b/>
          <w:bCs/>
          <w:sz w:val="24"/>
          <w:szCs w:val="24"/>
          <w:rPrChange w:id="331" w:author="lff" w:date="2020-03-20T11:23:00Z">
            <w:rPr/>
          </w:rPrChange>
        </w:rPr>
        <w:instrText xml:space="preserve"> </w:instrText>
      </w:r>
      <w:r w:rsidRPr="001C4420">
        <w:rPr>
          <w:rFonts w:ascii="宋体" w:eastAsia="宋体" w:hAnsi="宋体"/>
          <w:b/>
          <w:bCs/>
          <w:sz w:val="24"/>
          <w:szCs w:val="24"/>
          <w:rPrChange w:id="332" w:author="lff" w:date="2020-03-20T11:23:00Z">
            <w:rPr/>
          </w:rPrChange>
        </w:rPr>
        <w:fldChar w:fldCharType="separate"/>
      </w:r>
      <w:r w:rsidRPr="001C4420">
        <w:rPr>
          <w:rFonts w:ascii="宋体" w:eastAsia="宋体" w:hAnsi="宋体"/>
          <w:b/>
          <w:bCs/>
          <w:sz w:val="24"/>
          <w:szCs w:val="24"/>
          <w:rPrChange w:id="333" w:author="lff" w:date="2020-03-20T11:23:00Z">
            <w:rPr>
              <w:noProof/>
            </w:rPr>
          </w:rPrChange>
        </w:rPr>
        <w:t>17</w:t>
      </w:r>
      <w:r w:rsidRPr="001C4420">
        <w:rPr>
          <w:rFonts w:ascii="宋体" w:eastAsia="宋体" w:hAnsi="宋体"/>
          <w:b/>
          <w:bCs/>
          <w:sz w:val="24"/>
          <w:szCs w:val="24"/>
          <w:rPrChange w:id="334" w:author="lff" w:date="2020-03-20T11:23:00Z">
            <w:rPr/>
          </w:rPrChange>
        </w:rPr>
        <w:fldChar w:fldCharType="end"/>
      </w:r>
      <w:r w:rsidRPr="001C4420">
        <w:rPr>
          <w:rFonts w:ascii="宋体" w:eastAsia="宋体" w:hAnsi="宋体"/>
          <w:b/>
          <w:bCs/>
          <w:sz w:val="24"/>
          <w:szCs w:val="24"/>
          <w:rPrChange w:id="335" w:author="lff" w:date="2020-03-20T11:23:00Z">
            <w:rPr/>
          </w:rPrChange>
        </w:rPr>
        <w:t xml:space="preserve"> </w:t>
      </w:r>
      <w:r w:rsidRPr="001C4420">
        <w:rPr>
          <w:rFonts w:ascii="宋体" w:eastAsia="宋体" w:hAnsi="宋体" w:hint="eastAsia"/>
          <w:b/>
          <w:bCs/>
          <w:sz w:val="24"/>
          <w:szCs w:val="24"/>
          <w:rPrChange w:id="336" w:author="lff" w:date="2020-03-20T11:23:00Z">
            <w:rPr>
              <w:rFonts w:hint="eastAsia"/>
            </w:rPr>
          </w:rPrChange>
        </w:rPr>
        <w:t>生成E-R图</w:t>
      </w:r>
    </w:p>
    <w:p w14:paraId="03DCE3EF" w14:textId="7C9312E8" w:rsidR="00480D05" w:rsidRDefault="001D185B" w:rsidP="00E75C6E">
      <w:pPr>
        <w:adjustRightInd w:val="0"/>
        <w:snapToGrid w:val="0"/>
        <w:spacing w:line="300" w:lineRule="auto"/>
        <w:ind w:firstLineChars="200" w:firstLine="480"/>
        <w:jc w:val="left"/>
        <w:rPr>
          <w:rFonts w:ascii="宋体" w:hAnsi="宋体"/>
          <w:sz w:val="24"/>
        </w:rPr>
      </w:pPr>
      <w:r>
        <w:rPr>
          <w:rFonts w:ascii="宋体" w:hAnsi="宋体" w:hint="eastAsia"/>
          <w:sz w:val="24"/>
        </w:rPr>
        <w:t>系统最终使用的E-R关系</w:t>
      </w:r>
      <w:r w:rsidR="007A32D4">
        <w:rPr>
          <w:rFonts w:ascii="宋体" w:hAnsi="宋体" w:hint="eastAsia"/>
          <w:sz w:val="24"/>
        </w:rPr>
        <w:t>图</w:t>
      </w:r>
      <w:r>
        <w:rPr>
          <w:rFonts w:ascii="宋体" w:hAnsi="宋体" w:hint="eastAsia"/>
          <w:sz w:val="24"/>
        </w:rPr>
        <w:t>，见附录1所示。</w:t>
      </w:r>
    </w:p>
    <w:p w14:paraId="73E04064" w14:textId="7FC5F350" w:rsidR="00CF42A2" w:rsidRDefault="00CF42A2" w:rsidP="00736468">
      <w:pPr>
        <w:adjustRightInd w:val="0"/>
        <w:snapToGrid w:val="0"/>
        <w:spacing w:line="300" w:lineRule="auto"/>
        <w:jc w:val="left"/>
        <w:outlineLvl w:val="1"/>
        <w:rPr>
          <w:rFonts w:ascii="宋体" w:hAnsi="宋体"/>
          <w:b/>
          <w:bCs/>
          <w:sz w:val="28"/>
          <w:szCs w:val="28"/>
        </w:rPr>
      </w:pPr>
      <w:bookmarkStart w:id="337" w:name="_Toc35548992"/>
      <w:r>
        <w:rPr>
          <w:rFonts w:ascii="宋体" w:hAnsi="宋体" w:hint="eastAsia"/>
          <w:b/>
          <w:bCs/>
          <w:sz w:val="28"/>
          <w:szCs w:val="28"/>
        </w:rPr>
        <w:t>3</w:t>
      </w:r>
      <w:r>
        <w:rPr>
          <w:rFonts w:ascii="宋体" w:hAnsi="宋体"/>
          <w:b/>
          <w:bCs/>
          <w:sz w:val="28"/>
          <w:szCs w:val="28"/>
        </w:rPr>
        <w:t xml:space="preserve">.2 </w:t>
      </w:r>
      <w:r>
        <w:rPr>
          <w:rFonts w:ascii="宋体" w:hAnsi="宋体" w:hint="eastAsia"/>
          <w:b/>
          <w:bCs/>
          <w:sz w:val="28"/>
          <w:szCs w:val="28"/>
        </w:rPr>
        <w:t>物联网</w:t>
      </w:r>
      <w:r w:rsidR="00B96E48">
        <w:rPr>
          <w:rFonts w:ascii="宋体" w:hAnsi="宋体" w:hint="eastAsia"/>
          <w:b/>
          <w:bCs/>
          <w:sz w:val="28"/>
          <w:szCs w:val="28"/>
        </w:rPr>
        <w:t>模块实现</w:t>
      </w:r>
      <w:bookmarkEnd w:id="337"/>
    </w:p>
    <w:p w14:paraId="535D740A" w14:textId="237D5C40" w:rsidR="0039695A" w:rsidRPr="00215159" w:rsidRDefault="0039695A" w:rsidP="00CF42A2">
      <w:pPr>
        <w:adjustRightInd w:val="0"/>
        <w:snapToGrid w:val="0"/>
        <w:spacing w:line="300" w:lineRule="auto"/>
        <w:ind w:firstLineChars="200" w:firstLine="480"/>
        <w:jc w:val="left"/>
        <w:rPr>
          <w:rFonts w:ascii="宋体" w:hAnsi="宋体"/>
          <w:b/>
          <w:bCs/>
          <w:sz w:val="24"/>
        </w:rPr>
      </w:pPr>
      <w:r w:rsidRPr="0039695A">
        <w:rPr>
          <w:rFonts w:ascii="宋体" w:hAnsi="宋体" w:hint="eastAsia"/>
          <w:sz w:val="24"/>
        </w:rPr>
        <w:lastRenderedPageBreak/>
        <w:t>下载安装Keil</w:t>
      </w:r>
      <w:r w:rsidRPr="0039695A">
        <w:rPr>
          <w:rFonts w:ascii="宋体" w:hAnsi="宋体"/>
          <w:sz w:val="24"/>
        </w:rPr>
        <w:t>5</w:t>
      </w:r>
      <w:r>
        <w:rPr>
          <w:rStyle w:val="ad"/>
          <w:rFonts w:ascii="宋体" w:hAnsi="宋体"/>
          <w:sz w:val="24"/>
        </w:rPr>
        <w:footnoteReference w:id="3"/>
      </w:r>
      <w:r w:rsidR="009D31AF">
        <w:rPr>
          <w:rFonts w:ascii="宋体" w:hAnsi="宋体" w:hint="eastAsia"/>
          <w:sz w:val="24"/>
        </w:rPr>
        <w:t>，Keil的安装非常简单，安装完成后并不能直接开发，还缺少对应的软件包，本设计使用的是STM32F103系列的芯片，所以要安装STM32F10系列的软件包，之后开发即可使用该软件包。</w:t>
      </w:r>
    </w:p>
    <w:p w14:paraId="7B0D9650" w14:textId="2F17A084" w:rsidR="00CF42A2" w:rsidRPr="00C731D0" w:rsidRDefault="00CF42A2" w:rsidP="00736468">
      <w:pPr>
        <w:adjustRightInd w:val="0"/>
        <w:snapToGrid w:val="0"/>
        <w:spacing w:line="300" w:lineRule="auto"/>
        <w:jc w:val="left"/>
        <w:outlineLvl w:val="1"/>
        <w:rPr>
          <w:rFonts w:ascii="宋体" w:hAnsi="宋体"/>
          <w:b/>
          <w:bCs/>
          <w:sz w:val="28"/>
          <w:szCs w:val="28"/>
        </w:rPr>
      </w:pPr>
      <w:bookmarkStart w:id="338" w:name="_Toc35548993"/>
      <w:r>
        <w:rPr>
          <w:rFonts w:ascii="宋体" w:hAnsi="宋体" w:hint="eastAsia"/>
          <w:b/>
          <w:bCs/>
          <w:sz w:val="28"/>
          <w:szCs w:val="28"/>
        </w:rPr>
        <w:t>3</w:t>
      </w:r>
      <w:r>
        <w:rPr>
          <w:rFonts w:ascii="宋体" w:hAnsi="宋体"/>
          <w:b/>
          <w:bCs/>
          <w:sz w:val="28"/>
          <w:szCs w:val="28"/>
        </w:rPr>
        <w:t xml:space="preserve">.3 </w:t>
      </w:r>
      <w:r>
        <w:rPr>
          <w:rFonts w:ascii="宋体" w:hAnsi="宋体" w:hint="eastAsia"/>
          <w:b/>
          <w:bCs/>
          <w:sz w:val="28"/>
          <w:szCs w:val="28"/>
        </w:rPr>
        <w:t>Web</w:t>
      </w:r>
      <w:r w:rsidR="00B96E48">
        <w:rPr>
          <w:rFonts w:ascii="宋体" w:hAnsi="宋体" w:hint="eastAsia"/>
          <w:b/>
          <w:bCs/>
          <w:sz w:val="28"/>
          <w:szCs w:val="28"/>
        </w:rPr>
        <w:t>模块实现</w:t>
      </w:r>
      <w:bookmarkEnd w:id="338"/>
    </w:p>
    <w:p w14:paraId="43078864" w14:textId="39E09382" w:rsidR="009D1525" w:rsidRPr="009D31AF" w:rsidRDefault="009D31AF" w:rsidP="009D31AF">
      <w:pPr>
        <w:adjustRightInd w:val="0"/>
        <w:snapToGrid w:val="0"/>
        <w:spacing w:line="300" w:lineRule="auto"/>
        <w:ind w:firstLineChars="200" w:firstLine="480"/>
        <w:jc w:val="left"/>
        <w:rPr>
          <w:rFonts w:ascii="宋体" w:hAnsi="宋体"/>
          <w:sz w:val="24"/>
        </w:rPr>
      </w:pPr>
      <w:r>
        <w:rPr>
          <w:rFonts w:ascii="宋体" w:hAnsi="宋体" w:hint="eastAsia"/>
          <w:sz w:val="24"/>
        </w:rPr>
        <w:t>Web服务</w:t>
      </w:r>
      <w:proofErr w:type="gramStart"/>
      <w:r>
        <w:rPr>
          <w:rFonts w:ascii="宋体" w:hAnsi="宋体" w:hint="eastAsia"/>
          <w:sz w:val="24"/>
        </w:rPr>
        <w:t>端主要</w:t>
      </w:r>
      <w:proofErr w:type="gramEnd"/>
      <w:r>
        <w:rPr>
          <w:rFonts w:ascii="宋体" w:hAnsi="宋体" w:hint="eastAsia"/>
          <w:sz w:val="24"/>
        </w:rPr>
        <w:t>用到了Java语言，需要JDK的安装环境，首先需要安装JDK，本设计使用的JDK版本为JDK</w:t>
      </w:r>
      <w:r>
        <w:rPr>
          <w:rFonts w:ascii="宋体" w:hAnsi="宋体"/>
          <w:sz w:val="24"/>
        </w:rPr>
        <w:t>1.8</w:t>
      </w:r>
      <w:r>
        <w:rPr>
          <w:rFonts w:ascii="宋体" w:hAnsi="宋体" w:hint="eastAsia"/>
          <w:sz w:val="24"/>
        </w:rPr>
        <w:t>，JDK的安装非常简单，安装完成后需要配置环境变量，配置方式如图</w:t>
      </w:r>
      <w:r w:rsidR="005C480B">
        <w:rPr>
          <w:rFonts w:ascii="宋体" w:hAnsi="宋体" w:hint="eastAsia"/>
          <w:sz w:val="24"/>
        </w:rPr>
        <w:t>1</w:t>
      </w:r>
      <w:r w:rsidR="005C480B">
        <w:rPr>
          <w:rFonts w:ascii="宋体" w:hAnsi="宋体"/>
          <w:sz w:val="24"/>
        </w:rPr>
        <w:t>1</w:t>
      </w:r>
      <w:r>
        <w:rPr>
          <w:rFonts w:ascii="宋体" w:hAnsi="宋体" w:hint="eastAsia"/>
          <w:sz w:val="24"/>
        </w:rPr>
        <w:t>所示</w:t>
      </w:r>
      <w:r w:rsidR="005C480B">
        <w:rPr>
          <w:rFonts w:ascii="宋体" w:hAnsi="宋体" w:hint="eastAsia"/>
          <w:sz w:val="24"/>
        </w:rPr>
        <w:t>，打开Windows运行框，输入</w:t>
      </w:r>
      <w:proofErr w:type="spellStart"/>
      <w:r w:rsidR="005C480B">
        <w:rPr>
          <w:rFonts w:ascii="宋体" w:hAnsi="宋体" w:hint="eastAsia"/>
          <w:sz w:val="24"/>
        </w:rPr>
        <w:t>s</w:t>
      </w:r>
      <w:r w:rsidR="005C480B">
        <w:rPr>
          <w:rFonts w:ascii="宋体" w:hAnsi="宋体"/>
          <w:sz w:val="24"/>
        </w:rPr>
        <w:t>ysdm.cpl</w:t>
      </w:r>
      <w:proofErr w:type="spellEnd"/>
      <w:r w:rsidR="005C480B">
        <w:rPr>
          <w:rFonts w:ascii="宋体" w:hAnsi="宋体" w:hint="eastAsia"/>
          <w:sz w:val="24"/>
        </w:rPr>
        <w:t>，确定后打开系统属性。</w:t>
      </w:r>
    </w:p>
    <w:p w14:paraId="2AF9B513" w14:textId="45927918" w:rsidR="009D31AF" w:rsidRDefault="00927750" w:rsidP="009D31AF">
      <w:pPr>
        <w:keepNext/>
        <w:jc w:val="center"/>
      </w:pPr>
      <w:r>
        <w:pict w14:anchorId="510AAA73">
          <v:shape id="_x0000_i1042" type="#_x0000_t75" style="width:251.25pt;height:144.75pt">
            <v:imagedata r:id="rId37" o:title="001"/>
          </v:shape>
        </w:pict>
      </w:r>
    </w:p>
    <w:p w14:paraId="3FEF3627" w14:textId="2E3E334D" w:rsidR="009D1525" w:rsidRPr="001C4420" w:rsidRDefault="009D31AF" w:rsidP="00927750">
      <w:pPr>
        <w:pStyle w:val="ae"/>
        <w:spacing w:beforeLines="50" w:before="120" w:afterLines="50" w:after="120" w:line="300" w:lineRule="auto"/>
        <w:jc w:val="center"/>
        <w:rPr>
          <w:rFonts w:ascii="宋体" w:eastAsia="宋体" w:hAnsi="宋体"/>
          <w:b/>
          <w:bCs/>
          <w:sz w:val="24"/>
          <w:szCs w:val="24"/>
          <w:rPrChange w:id="339" w:author="lff" w:date="2020-03-20T11:23:00Z">
            <w:rPr>
              <w:rFonts w:ascii="宋体" w:eastAsia="宋体" w:hAnsi="宋体"/>
            </w:rPr>
          </w:rPrChange>
        </w:rPr>
        <w:pPrChange w:id="340" w:author="lff" w:date="2020-03-20T11:23:00Z">
          <w:pPr>
            <w:pStyle w:val="ae"/>
            <w:jc w:val="center"/>
          </w:pPr>
        </w:pPrChange>
      </w:pPr>
      <w:r w:rsidRPr="001C4420">
        <w:rPr>
          <w:rFonts w:ascii="宋体" w:eastAsia="宋体" w:hAnsi="宋体" w:hint="eastAsia"/>
          <w:b/>
          <w:bCs/>
          <w:sz w:val="24"/>
          <w:szCs w:val="24"/>
          <w:rPrChange w:id="341" w:author="lff" w:date="2020-03-20T11:23:00Z">
            <w:rPr>
              <w:rFonts w:ascii="宋体" w:eastAsia="宋体" w:hAnsi="宋体" w:hint="eastAsia"/>
            </w:rPr>
          </w:rPrChange>
        </w:rPr>
        <w:t xml:space="preserve">图 </w:t>
      </w:r>
      <w:r w:rsidR="002C618E" w:rsidRPr="001C4420">
        <w:rPr>
          <w:rFonts w:ascii="宋体" w:eastAsia="宋体" w:hAnsi="宋体"/>
          <w:b/>
          <w:bCs/>
          <w:sz w:val="24"/>
          <w:szCs w:val="24"/>
          <w:rPrChange w:id="342" w:author="lff" w:date="2020-03-20T11:23:00Z">
            <w:rPr>
              <w:rFonts w:ascii="宋体" w:eastAsia="宋体" w:hAnsi="宋体"/>
            </w:rPr>
          </w:rPrChange>
        </w:rPr>
        <w:fldChar w:fldCharType="begin"/>
      </w:r>
      <w:r w:rsidR="002C618E" w:rsidRPr="001C4420">
        <w:rPr>
          <w:rFonts w:ascii="宋体" w:eastAsia="宋体" w:hAnsi="宋体"/>
          <w:b/>
          <w:bCs/>
          <w:sz w:val="24"/>
          <w:szCs w:val="24"/>
          <w:rPrChange w:id="343" w:author="lff" w:date="2020-03-20T11:23:00Z">
            <w:rPr>
              <w:rFonts w:ascii="宋体" w:eastAsia="宋体" w:hAnsi="宋体"/>
            </w:rPr>
          </w:rPrChange>
        </w:rPr>
        <w:instrText xml:space="preserve"> </w:instrText>
      </w:r>
      <w:r w:rsidR="002C618E" w:rsidRPr="001C4420">
        <w:rPr>
          <w:rFonts w:ascii="宋体" w:eastAsia="宋体" w:hAnsi="宋体" w:hint="eastAsia"/>
          <w:b/>
          <w:bCs/>
          <w:sz w:val="24"/>
          <w:szCs w:val="24"/>
          <w:rPrChange w:id="344" w:author="lff" w:date="2020-03-20T11:23:00Z">
            <w:rPr>
              <w:rFonts w:ascii="宋体" w:eastAsia="宋体" w:hAnsi="宋体" w:hint="eastAsia"/>
            </w:rPr>
          </w:rPrChange>
        </w:rPr>
        <w:instrText>SEQ 图 \* ARABIC</w:instrText>
      </w:r>
      <w:r w:rsidR="002C618E" w:rsidRPr="001C4420">
        <w:rPr>
          <w:rFonts w:ascii="宋体" w:eastAsia="宋体" w:hAnsi="宋体"/>
          <w:b/>
          <w:bCs/>
          <w:sz w:val="24"/>
          <w:szCs w:val="24"/>
          <w:rPrChange w:id="345" w:author="lff" w:date="2020-03-20T11:23:00Z">
            <w:rPr>
              <w:rFonts w:ascii="宋体" w:eastAsia="宋体" w:hAnsi="宋体"/>
            </w:rPr>
          </w:rPrChange>
        </w:rPr>
        <w:instrText xml:space="preserve"> </w:instrText>
      </w:r>
      <w:r w:rsidR="002C618E" w:rsidRPr="001C4420">
        <w:rPr>
          <w:rFonts w:ascii="宋体" w:eastAsia="宋体" w:hAnsi="宋体"/>
          <w:b/>
          <w:bCs/>
          <w:sz w:val="24"/>
          <w:szCs w:val="24"/>
          <w:rPrChange w:id="346" w:author="lff" w:date="2020-03-20T11:23:00Z">
            <w:rPr>
              <w:rFonts w:ascii="宋体" w:eastAsia="宋体" w:hAnsi="宋体"/>
            </w:rPr>
          </w:rPrChange>
        </w:rPr>
        <w:fldChar w:fldCharType="separate"/>
      </w:r>
      <w:r w:rsidR="001D185B" w:rsidRPr="001C4420">
        <w:rPr>
          <w:rFonts w:ascii="宋体" w:eastAsia="宋体" w:hAnsi="宋体"/>
          <w:b/>
          <w:bCs/>
          <w:sz w:val="24"/>
          <w:szCs w:val="24"/>
          <w:rPrChange w:id="347" w:author="lff" w:date="2020-03-20T11:23:00Z">
            <w:rPr>
              <w:rFonts w:ascii="宋体" w:eastAsia="宋体" w:hAnsi="宋体"/>
              <w:noProof/>
            </w:rPr>
          </w:rPrChange>
        </w:rPr>
        <w:t>20</w:t>
      </w:r>
      <w:r w:rsidR="002C618E" w:rsidRPr="001C4420">
        <w:rPr>
          <w:rFonts w:ascii="宋体" w:eastAsia="宋体" w:hAnsi="宋体"/>
          <w:b/>
          <w:bCs/>
          <w:sz w:val="24"/>
          <w:szCs w:val="24"/>
          <w:rPrChange w:id="348" w:author="lff" w:date="2020-03-20T11:23:00Z">
            <w:rPr>
              <w:rFonts w:ascii="宋体" w:eastAsia="宋体" w:hAnsi="宋体"/>
            </w:rPr>
          </w:rPrChange>
        </w:rPr>
        <w:fldChar w:fldCharType="end"/>
      </w:r>
      <w:r w:rsidRPr="001C4420">
        <w:rPr>
          <w:rFonts w:ascii="宋体" w:eastAsia="宋体" w:hAnsi="宋体"/>
          <w:b/>
          <w:bCs/>
          <w:sz w:val="24"/>
          <w:szCs w:val="24"/>
          <w:rPrChange w:id="349" w:author="lff" w:date="2020-03-20T11:23:00Z">
            <w:rPr>
              <w:rFonts w:ascii="宋体" w:eastAsia="宋体" w:hAnsi="宋体"/>
            </w:rPr>
          </w:rPrChange>
        </w:rPr>
        <w:t xml:space="preserve"> </w:t>
      </w:r>
      <w:r w:rsidRPr="001C4420">
        <w:rPr>
          <w:rFonts w:ascii="宋体" w:eastAsia="宋体" w:hAnsi="宋体" w:hint="eastAsia"/>
          <w:b/>
          <w:bCs/>
          <w:sz w:val="24"/>
          <w:szCs w:val="24"/>
          <w:rPrChange w:id="350" w:author="lff" w:date="2020-03-20T11:23:00Z">
            <w:rPr>
              <w:rFonts w:ascii="宋体" w:eastAsia="宋体" w:hAnsi="宋体" w:hint="eastAsia"/>
            </w:rPr>
          </w:rPrChange>
        </w:rPr>
        <w:t>运行</w:t>
      </w:r>
      <w:proofErr w:type="spellStart"/>
      <w:r w:rsidRPr="001C4420">
        <w:rPr>
          <w:rFonts w:ascii="宋体" w:eastAsia="宋体" w:hAnsi="宋体" w:hint="eastAsia"/>
          <w:b/>
          <w:bCs/>
          <w:sz w:val="24"/>
          <w:szCs w:val="24"/>
          <w:rPrChange w:id="351" w:author="lff" w:date="2020-03-20T11:23:00Z">
            <w:rPr>
              <w:rFonts w:ascii="宋体" w:eastAsia="宋体" w:hAnsi="宋体" w:hint="eastAsia"/>
            </w:rPr>
          </w:rPrChange>
        </w:rPr>
        <w:t>sysdm.cpl</w:t>
      </w:r>
      <w:proofErr w:type="spellEnd"/>
    </w:p>
    <w:p w14:paraId="4F776873" w14:textId="3C9E3365" w:rsidR="009D1525" w:rsidRDefault="005C480B" w:rsidP="009D31AF">
      <w:pPr>
        <w:adjustRightInd w:val="0"/>
        <w:snapToGrid w:val="0"/>
        <w:spacing w:line="300" w:lineRule="auto"/>
        <w:ind w:firstLineChars="200" w:firstLine="480"/>
        <w:jc w:val="left"/>
        <w:rPr>
          <w:rFonts w:ascii="宋体" w:hAnsi="宋体"/>
          <w:sz w:val="24"/>
        </w:rPr>
      </w:pPr>
      <w:r>
        <w:rPr>
          <w:rFonts w:ascii="宋体" w:hAnsi="宋体" w:hint="eastAsia"/>
          <w:sz w:val="24"/>
        </w:rPr>
        <w:t>如图1</w:t>
      </w:r>
      <w:r>
        <w:rPr>
          <w:rFonts w:ascii="宋体" w:hAnsi="宋体"/>
          <w:sz w:val="24"/>
        </w:rPr>
        <w:t>2</w:t>
      </w:r>
      <w:r>
        <w:rPr>
          <w:rFonts w:ascii="宋体" w:hAnsi="宋体" w:hint="eastAsia"/>
          <w:sz w:val="24"/>
        </w:rPr>
        <w:t>所示，选择高级，环境变量。</w:t>
      </w:r>
    </w:p>
    <w:p w14:paraId="169EF978" w14:textId="7C8C5883" w:rsidR="005C480B" w:rsidRDefault="00927750" w:rsidP="005C480B">
      <w:pPr>
        <w:keepNext/>
        <w:jc w:val="center"/>
      </w:pPr>
      <w:r>
        <w:lastRenderedPageBreak/>
        <w:pict w14:anchorId="2041E372">
          <v:shape id="_x0000_i1043" type="#_x0000_t75" style="width:206.25pt;height:259.5pt">
            <v:imagedata r:id="rId38" o:title="012"/>
          </v:shape>
        </w:pict>
      </w:r>
    </w:p>
    <w:p w14:paraId="1C26712D" w14:textId="3DDCDCF2" w:rsidR="005C480B" w:rsidRPr="001C4420" w:rsidRDefault="005C480B" w:rsidP="00927750">
      <w:pPr>
        <w:pStyle w:val="ae"/>
        <w:spacing w:beforeLines="50" w:before="120" w:afterLines="50" w:after="120" w:line="300" w:lineRule="auto"/>
        <w:jc w:val="center"/>
        <w:rPr>
          <w:rFonts w:ascii="宋体" w:eastAsia="宋体" w:hAnsi="宋体"/>
          <w:b/>
          <w:bCs/>
          <w:sz w:val="24"/>
          <w:szCs w:val="24"/>
          <w:rPrChange w:id="352" w:author="lff" w:date="2020-03-20T11:23:00Z">
            <w:rPr>
              <w:rFonts w:ascii="宋体" w:eastAsia="宋体" w:hAnsi="宋体"/>
            </w:rPr>
          </w:rPrChange>
        </w:rPr>
        <w:pPrChange w:id="353" w:author="lff" w:date="2020-03-20T11:23:00Z">
          <w:pPr>
            <w:pStyle w:val="ae"/>
            <w:jc w:val="center"/>
          </w:pPr>
        </w:pPrChange>
      </w:pPr>
      <w:r w:rsidRPr="001C4420">
        <w:rPr>
          <w:rFonts w:ascii="宋体" w:eastAsia="宋体" w:hAnsi="宋体" w:hint="eastAsia"/>
          <w:b/>
          <w:bCs/>
          <w:sz w:val="24"/>
          <w:szCs w:val="24"/>
          <w:rPrChange w:id="354" w:author="lff" w:date="2020-03-20T11:23:00Z">
            <w:rPr>
              <w:rFonts w:ascii="宋体" w:eastAsia="宋体" w:hAnsi="宋体" w:hint="eastAsia"/>
            </w:rPr>
          </w:rPrChange>
        </w:rPr>
        <w:t xml:space="preserve">图 </w:t>
      </w:r>
      <w:r w:rsidR="002C618E" w:rsidRPr="001C4420">
        <w:rPr>
          <w:rFonts w:ascii="宋体" w:eastAsia="宋体" w:hAnsi="宋体"/>
          <w:b/>
          <w:bCs/>
          <w:sz w:val="24"/>
          <w:szCs w:val="24"/>
          <w:rPrChange w:id="355" w:author="lff" w:date="2020-03-20T11:23:00Z">
            <w:rPr>
              <w:rFonts w:ascii="宋体" w:eastAsia="宋体" w:hAnsi="宋体"/>
            </w:rPr>
          </w:rPrChange>
        </w:rPr>
        <w:fldChar w:fldCharType="begin"/>
      </w:r>
      <w:r w:rsidR="002C618E" w:rsidRPr="001C4420">
        <w:rPr>
          <w:rFonts w:ascii="宋体" w:eastAsia="宋体" w:hAnsi="宋体"/>
          <w:b/>
          <w:bCs/>
          <w:sz w:val="24"/>
          <w:szCs w:val="24"/>
          <w:rPrChange w:id="356" w:author="lff" w:date="2020-03-20T11:23:00Z">
            <w:rPr>
              <w:rFonts w:ascii="宋体" w:eastAsia="宋体" w:hAnsi="宋体"/>
            </w:rPr>
          </w:rPrChange>
        </w:rPr>
        <w:instrText xml:space="preserve"> </w:instrText>
      </w:r>
      <w:r w:rsidR="002C618E" w:rsidRPr="001C4420">
        <w:rPr>
          <w:rFonts w:ascii="宋体" w:eastAsia="宋体" w:hAnsi="宋体" w:hint="eastAsia"/>
          <w:b/>
          <w:bCs/>
          <w:sz w:val="24"/>
          <w:szCs w:val="24"/>
          <w:rPrChange w:id="357" w:author="lff" w:date="2020-03-20T11:23:00Z">
            <w:rPr>
              <w:rFonts w:ascii="宋体" w:eastAsia="宋体" w:hAnsi="宋体" w:hint="eastAsia"/>
            </w:rPr>
          </w:rPrChange>
        </w:rPr>
        <w:instrText>SEQ 图 \* ARABIC</w:instrText>
      </w:r>
      <w:r w:rsidR="002C618E" w:rsidRPr="001C4420">
        <w:rPr>
          <w:rFonts w:ascii="宋体" w:eastAsia="宋体" w:hAnsi="宋体"/>
          <w:b/>
          <w:bCs/>
          <w:sz w:val="24"/>
          <w:szCs w:val="24"/>
          <w:rPrChange w:id="358" w:author="lff" w:date="2020-03-20T11:23:00Z">
            <w:rPr>
              <w:rFonts w:ascii="宋体" w:eastAsia="宋体" w:hAnsi="宋体"/>
            </w:rPr>
          </w:rPrChange>
        </w:rPr>
        <w:instrText xml:space="preserve"> </w:instrText>
      </w:r>
      <w:r w:rsidR="002C618E" w:rsidRPr="001C4420">
        <w:rPr>
          <w:rFonts w:ascii="宋体" w:eastAsia="宋体" w:hAnsi="宋体"/>
          <w:b/>
          <w:bCs/>
          <w:sz w:val="24"/>
          <w:szCs w:val="24"/>
          <w:rPrChange w:id="359" w:author="lff" w:date="2020-03-20T11:23:00Z">
            <w:rPr>
              <w:rFonts w:ascii="宋体" w:eastAsia="宋体" w:hAnsi="宋体"/>
            </w:rPr>
          </w:rPrChange>
        </w:rPr>
        <w:fldChar w:fldCharType="separate"/>
      </w:r>
      <w:r w:rsidR="001D185B" w:rsidRPr="001C4420">
        <w:rPr>
          <w:rFonts w:ascii="宋体" w:eastAsia="宋体" w:hAnsi="宋体"/>
          <w:b/>
          <w:bCs/>
          <w:sz w:val="24"/>
          <w:szCs w:val="24"/>
          <w:rPrChange w:id="360" w:author="lff" w:date="2020-03-20T11:23:00Z">
            <w:rPr>
              <w:rFonts w:ascii="宋体" w:eastAsia="宋体" w:hAnsi="宋体"/>
              <w:noProof/>
            </w:rPr>
          </w:rPrChange>
        </w:rPr>
        <w:t>21</w:t>
      </w:r>
      <w:r w:rsidR="002C618E" w:rsidRPr="001C4420">
        <w:rPr>
          <w:rFonts w:ascii="宋体" w:eastAsia="宋体" w:hAnsi="宋体"/>
          <w:b/>
          <w:bCs/>
          <w:sz w:val="24"/>
          <w:szCs w:val="24"/>
          <w:rPrChange w:id="361" w:author="lff" w:date="2020-03-20T11:23:00Z">
            <w:rPr>
              <w:rFonts w:ascii="宋体" w:eastAsia="宋体" w:hAnsi="宋体"/>
            </w:rPr>
          </w:rPrChange>
        </w:rPr>
        <w:fldChar w:fldCharType="end"/>
      </w:r>
      <w:r w:rsidRPr="001C4420">
        <w:rPr>
          <w:rFonts w:ascii="宋体" w:eastAsia="宋体" w:hAnsi="宋体"/>
          <w:b/>
          <w:bCs/>
          <w:sz w:val="24"/>
          <w:szCs w:val="24"/>
          <w:rPrChange w:id="362" w:author="lff" w:date="2020-03-20T11:23:00Z">
            <w:rPr>
              <w:rFonts w:ascii="宋体" w:eastAsia="宋体" w:hAnsi="宋体"/>
            </w:rPr>
          </w:rPrChange>
        </w:rPr>
        <w:t xml:space="preserve"> </w:t>
      </w:r>
      <w:r w:rsidRPr="001C4420">
        <w:rPr>
          <w:rFonts w:ascii="宋体" w:eastAsia="宋体" w:hAnsi="宋体" w:hint="eastAsia"/>
          <w:b/>
          <w:bCs/>
          <w:sz w:val="24"/>
          <w:szCs w:val="24"/>
          <w:rPrChange w:id="363" w:author="lff" w:date="2020-03-20T11:23:00Z">
            <w:rPr>
              <w:rFonts w:ascii="宋体" w:eastAsia="宋体" w:hAnsi="宋体" w:hint="eastAsia"/>
            </w:rPr>
          </w:rPrChange>
        </w:rPr>
        <w:t>设置环境变量</w:t>
      </w:r>
    </w:p>
    <w:p w14:paraId="10FDC4F8" w14:textId="4EC60208" w:rsidR="009D1525" w:rsidRDefault="005C480B" w:rsidP="009D31AF">
      <w:pPr>
        <w:adjustRightInd w:val="0"/>
        <w:snapToGrid w:val="0"/>
        <w:spacing w:line="300" w:lineRule="auto"/>
        <w:ind w:firstLineChars="200" w:firstLine="480"/>
        <w:jc w:val="left"/>
        <w:rPr>
          <w:rFonts w:ascii="宋体" w:hAnsi="宋体"/>
          <w:sz w:val="24"/>
        </w:rPr>
      </w:pPr>
      <w:r>
        <w:rPr>
          <w:rFonts w:ascii="宋体" w:hAnsi="宋体" w:hint="eastAsia"/>
          <w:sz w:val="24"/>
        </w:rPr>
        <w:t>如图1</w:t>
      </w:r>
      <w:r>
        <w:rPr>
          <w:rFonts w:ascii="宋体" w:hAnsi="宋体"/>
          <w:sz w:val="24"/>
        </w:rPr>
        <w:t>3</w:t>
      </w:r>
      <w:r>
        <w:rPr>
          <w:rFonts w:ascii="宋体" w:hAnsi="宋体" w:hint="eastAsia"/>
          <w:sz w:val="24"/>
        </w:rPr>
        <w:t>所示，在系统环境变量下，依次</w:t>
      </w:r>
      <w:r w:rsidR="00DF04DF">
        <w:rPr>
          <w:rFonts w:ascii="宋体" w:hAnsi="宋体" w:hint="eastAsia"/>
          <w:sz w:val="24"/>
        </w:rPr>
        <w:t>新建环境变量，变量名JAVA_</w:t>
      </w:r>
      <w:r w:rsidR="00DF04DF">
        <w:rPr>
          <w:rFonts w:ascii="宋体" w:hAnsi="宋体"/>
          <w:sz w:val="24"/>
        </w:rPr>
        <w:t>HOME,</w:t>
      </w:r>
      <w:r w:rsidR="00DF04DF">
        <w:rPr>
          <w:rFonts w:ascii="宋体" w:hAnsi="宋体" w:hint="eastAsia"/>
          <w:sz w:val="24"/>
        </w:rPr>
        <w:t>变量值</w:t>
      </w:r>
      <w:r w:rsidR="00DF04DF">
        <w:rPr>
          <w:rFonts w:ascii="宋体" w:hAnsi="宋体"/>
          <w:sz w:val="24"/>
        </w:rPr>
        <w:t>JDK</w:t>
      </w:r>
      <w:r w:rsidR="00DF04DF">
        <w:rPr>
          <w:rFonts w:ascii="宋体" w:hAnsi="宋体" w:hint="eastAsia"/>
          <w:sz w:val="24"/>
        </w:rPr>
        <w:t>安装路径下能看到b</w:t>
      </w:r>
      <w:r w:rsidR="00DF04DF">
        <w:rPr>
          <w:rFonts w:ascii="宋体" w:hAnsi="宋体"/>
          <w:sz w:val="24"/>
        </w:rPr>
        <w:t>in</w:t>
      </w:r>
      <w:r w:rsidR="00DF04DF">
        <w:rPr>
          <w:rFonts w:ascii="宋体" w:hAnsi="宋体" w:hint="eastAsia"/>
          <w:sz w:val="24"/>
        </w:rPr>
        <w:t>的路径，变量名CLASSPATH，变量值.。</w:t>
      </w:r>
    </w:p>
    <w:p w14:paraId="0BA0600F" w14:textId="77777777" w:rsidR="00DF04DF" w:rsidRDefault="00927750" w:rsidP="00DF04DF">
      <w:pPr>
        <w:keepNext/>
        <w:jc w:val="center"/>
      </w:pPr>
      <w:r>
        <w:pict w14:anchorId="1DFF88CE">
          <v:shape id="_x0000_i1044" type="#_x0000_t75" style="width:363pt;height:203.25pt">
            <v:imagedata r:id="rId39" o:title="013"/>
          </v:shape>
        </w:pict>
      </w:r>
    </w:p>
    <w:p w14:paraId="1D48BB0F" w14:textId="60F80076" w:rsidR="00DF04DF" w:rsidRPr="001C4420" w:rsidRDefault="00DF04DF" w:rsidP="00927750">
      <w:pPr>
        <w:pStyle w:val="ae"/>
        <w:spacing w:beforeLines="50" w:before="120" w:afterLines="50" w:after="120" w:line="300" w:lineRule="auto"/>
        <w:jc w:val="center"/>
        <w:rPr>
          <w:rFonts w:ascii="宋体" w:eastAsia="宋体" w:hAnsi="宋体"/>
          <w:b/>
          <w:bCs/>
          <w:sz w:val="24"/>
          <w:szCs w:val="24"/>
          <w:rPrChange w:id="364" w:author="lff" w:date="2020-03-20T11:23:00Z">
            <w:rPr>
              <w:rFonts w:ascii="宋体" w:eastAsia="宋体" w:hAnsi="宋体"/>
            </w:rPr>
          </w:rPrChange>
        </w:rPr>
        <w:pPrChange w:id="365" w:author="lff" w:date="2020-03-20T11:23:00Z">
          <w:pPr>
            <w:pStyle w:val="ae"/>
            <w:jc w:val="center"/>
          </w:pPr>
        </w:pPrChange>
      </w:pPr>
      <w:r w:rsidRPr="001C4420">
        <w:rPr>
          <w:rFonts w:ascii="宋体" w:eastAsia="宋体" w:hAnsi="宋体" w:hint="eastAsia"/>
          <w:b/>
          <w:bCs/>
          <w:sz w:val="24"/>
          <w:szCs w:val="24"/>
          <w:rPrChange w:id="366" w:author="lff" w:date="2020-03-20T11:23:00Z">
            <w:rPr>
              <w:rFonts w:ascii="宋体" w:eastAsia="宋体" w:hAnsi="宋体" w:hint="eastAsia"/>
            </w:rPr>
          </w:rPrChange>
        </w:rPr>
        <w:t xml:space="preserve">图 </w:t>
      </w:r>
      <w:r w:rsidR="002C618E" w:rsidRPr="001C4420">
        <w:rPr>
          <w:rFonts w:ascii="宋体" w:eastAsia="宋体" w:hAnsi="宋体"/>
          <w:b/>
          <w:bCs/>
          <w:sz w:val="24"/>
          <w:szCs w:val="24"/>
          <w:rPrChange w:id="367" w:author="lff" w:date="2020-03-20T11:23:00Z">
            <w:rPr>
              <w:rFonts w:ascii="宋体" w:eastAsia="宋体" w:hAnsi="宋体"/>
            </w:rPr>
          </w:rPrChange>
        </w:rPr>
        <w:fldChar w:fldCharType="begin"/>
      </w:r>
      <w:r w:rsidR="002C618E" w:rsidRPr="001C4420">
        <w:rPr>
          <w:rFonts w:ascii="宋体" w:eastAsia="宋体" w:hAnsi="宋体"/>
          <w:b/>
          <w:bCs/>
          <w:sz w:val="24"/>
          <w:szCs w:val="24"/>
          <w:rPrChange w:id="368" w:author="lff" w:date="2020-03-20T11:23:00Z">
            <w:rPr>
              <w:rFonts w:ascii="宋体" w:eastAsia="宋体" w:hAnsi="宋体"/>
            </w:rPr>
          </w:rPrChange>
        </w:rPr>
        <w:instrText xml:space="preserve"> </w:instrText>
      </w:r>
      <w:r w:rsidR="002C618E" w:rsidRPr="001C4420">
        <w:rPr>
          <w:rFonts w:ascii="宋体" w:eastAsia="宋体" w:hAnsi="宋体" w:hint="eastAsia"/>
          <w:b/>
          <w:bCs/>
          <w:sz w:val="24"/>
          <w:szCs w:val="24"/>
          <w:rPrChange w:id="369" w:author="lff" w:date="2020-03-20T11:23:00Z">
            <w:rPr>
              <w:rFonts w:ascii="宋体" w:eastAsia="宋体" w:hAnsi="宋体" w:hint="eastAsia"/>
            </w:rPr>
          </w:rPrChange>
        </w:rPr>
        <w:instrText>SEQ 图 \* ARABIC</w:instrText>
      </w:r>
      <w:r w:rsidR="002C618E" w:rsidRPr="001C4420">
        <w:rPr>
          <w:rFonts w:ascii="宋体" w:eastAsia="宋体" w:hAnsi="宋体"/>
          <w:b/>
          <w:bCs/>
          <w:sz w:val="24"/>
          <w:szCs w:val="24"/>
          <w:rPrChange w:id="370" w:author="lff" w:date="2020-03-20T11:23:00Z">
            <w:rPr>
              <w:rFonts w:ascii="宋体" w:eastAsia="宋体" w:hAnsi="宋体"/>
            </w:rPr>
          </w:rPrChange>
        </w:rPr>
        <w:instrText xml:space="preserve"> </w:instrText>
      </w:r>
      <w:r w:rsidR="002C618E" w:rsidRPr="001C4420">
        <w:rPr>
          <w:rFonts w:ascii="宋体" w:eastAsia="宋体" w:hAnsi="宋体"/>
          <w:b/>
          <w:bCs/>
          <w:sz w:val="24"/>
          <w:szCs w:val="24"/>
          <w:rPrChange w:id="371" w:author="lff" w:date="2020-03-20T11:23:00Z">
            <w:rPr>
              <w:rFonts w:ascii="宋体" w:eastAsia="宋体" w:hAnsi="宋体"/>
            </w:rPr>
          </w:rPrChange>
        </w:rPr>
        <w:fldChar w:fldCharType="separate"/>
      </w:r>
      <w:r w:rsidR="001D185B" w:rsidRPr="001C4420">
        <w:rPr>
          <w:rFonts w:ascii="宋体" w:eastAsia="宋体" w:hAnsi="宋体"/>
          <w:b/>
          <w:bCs/>
          <w:sz w:val="24"/>
          <w:szCs w:val="24"/>
          <w:rPrChange w:id="372" w:author="lff" w:date="2020-03-20T11:23:00Z">
            <w:rPr>
              <w:rFonts w:ascii="宋体" w:eastAsia="宋体" w:hAnsi="宋体"/>
              <w:noProof/>
            </w:rPr>
          </w:rPrChange>
        </w:rPr>
        <w:t>22</w:t>
      </w:r>
      <w:r w:rsidR="002C618E" w:rsidRPr="001C4420">
        <w:rPr>
          <w:rFonts w:ascii="宋体" w:eastAsia="宋体" w:hAnsi="宋体"/>
          <w:b/>
          <w:bCs/>
          <w:sz w:val="24"/>
          <w:szCs w:val="24"/>
          <w:rPrChange w:id="373" w:author="lff" w:date="2020-03-20T11:23:00Z">
            <w:rPr>
              <w:rFonts w:ascii="宋体" w:eastAsia="宋体" w:hAnsi="宋体"/>
            </w:rPr>
          </w:rPrChange>
        </w:rPr>
        <w:fldChar w:fldCharType="end"/>
      </w:r>
      <w:r w:rsidRPr="001C4420">
        <w:rPr>
          <w:rFonts w:ascii="宋体" w:eastAsia="宋体" w:hAnsi="宋体"/>
          <w:b/>
          <w:bCs/>
          <w:sz w:val="24"/>
          <w:szCs w:val="24"/>
          <w:rPrChange w:id="374" w:author="lff" w:date="2020-03-20T11:23:00Z">
            <w:rPr>
              <w:rFonts w:ascii="宋体" w:eastAsia="宋体" w:hAnsi="宋体"/>
            </w:rPr>
          </w:rPrChange>
        </w:rPr>
        <w:t xml:space="preserve"> </w:t>
      </w:r>
      <w:r w:rsidRPr="001C4420">
        <w:rPr>
          <w:rFonts w:ascii="宋体" w:eastAsia="宋体" w:hAnsi="宋体" w:hint="eastAsia"/>
          <w:b/>
          <w:bCs/>
          <w:sz w:val="24"/>
          <w:szCs w:val="24"/>
          <w:rPrChange w:id="375" w:author="lff" w:date="2020-03-20T11:23:00Z">
            <w:rPr>
              <w:rFonts w:ascii="宋体" w:eastAsia="宋体" w:hAnsi="宋体" w:hint="eastAsia"/>
            </w:rPr>
          </w:rPrChange>
        </w:rPr>
        <w:t>编辑环境变量</w:t>
      </w:r>
    </w:p>
    <w:p w14:paraId="5F8E0E02" w14:textId="1A834AD3" w:rsidR="00DF04DF" w:rsidRDefault="00DF04DF" w:rsidP="00DF04DF">
      <w:pPr>
        <w:adjustRightInd w:val="0"/>
        <w:snapToGrid w:val="0"/>
        <w:spacing w:line="300" w:lineRule="auto"/>
        <w:ind w:firstLineChars="200" w:firstLine="420"/>
        <w:jc w:val="left"/>
      </w:pPr>
      <w:r>
        <w:rPr>
          <w:rFonts w:hint="eastAsia"/>
        </w:rPr>
        <w:t>在</w:t>
      </w:r>
      <w:r>
        <w:rPr>
          <w:rFonts w:hint="eastAsia"/>
        </w:rPr>
        <w:t>Path</w:t>
      </w:r>
      <w:r>
        <w:rPr>
          <w:rFonts w:hint="eastAsia"/>
        </w:rPr>
        <w:t>变量下新建变量</w:t>
      </w:r>
      <w:r>
        <w:rPr>
          <w:rFonts w:hint="eastAsia"/>
        </w:rPr>
        <w:t>%</w:t>
      </w:r>
      <w:r>
        <w:t>JAVA_HOME%\bin</w:t>
      </w:r>
      <w:r>
        <w:rPr>
          <w:rFonts w:hint="eastAsia"/>
        </w:rPr>
        <w:t>，引用下</w:t>
      </w:r>
      <w:r>
        <w:rPr>
          <w:rFonts w:hint="eastAsia"/>
        </w:rPr>
        <w:t>JAVA_</w:t>
      </w:r>
      <w:r>
        <w:t>HOME</w:t>
      </w:r>
      <w:r>
        <w:rPr>
          <w:rFonts w:hint="eastAsia"/>
        </w:rPr>
        <w:t>的变量。如图</w:t>
      </w:r>
      <w:r>
        <w:rPr>
          <w:rFonts w:hint="eastAsia"/>
        </w:rPr>
        <w:t>1</w:t>
      </w:r>
      <w:r>
        <w:t>4</w:t>
      </w:r>
      <w:r>
        <w:rPr>
          <w:rFonts w:hint="eastAsia"/>
        </w:rPr>
        <w:t>所示，运行</w:t>
      </w:r>
      <w:proofErr w:type="spellStart"/>
      <w:r>
        <w:rPr>
          <w:rFonts w:hint="eastAsia"/>
        </w:rPr>
        <w:t>cmd</w:t>
      </w:r>
      <w:proofErr w:type="spellEnd"/>
      <w:r>
        <w:rPr>
          <w:rFonts w:hint="eastAsia"/>
        </w:rPr>
        <w:t>，输入</w:t>
      </w:r>
      <w:r>
        <w:t>java -version</w:t>
      </w:r>
      <w:r w:rsidR="00B923F4">
        <w:rPr>
          <w:rFonts w:hint="eastAsia"/>
        </w:rPr>
        <w:t>，能看到</w:t>
      </w:r>
      <w:r w:rsidR="00B923F4">
        <w:rPr>
          <w:rFonts w:hint="eastAsia"/>
        </w:rPr>
        <w:t>Java</w:t>
      </w:r>
      <w:r w:rsidR="00B923F4">
        <w:rPr>
          <w:rFonts w:hint="eastAsia"/>
        </w:rPr>
        <w:t>版本，</w:t>
      </w:r>
      <w:r w:rsidR="00B923F4">
        <w:rPr>
          <w:rFonts w:hint="eastAsia"/>
        </w:rPr>
        <w:t>JDK</w:t>
      </w:r>
      <w:r w:rsidR="00B923F4">
        <w:rPr>
          <w:rFonts w:hint="eastAsia"/>
        </w:rPr>
        <w:t>安装成功。</w:t>
      </w:r>
    </w:p>
    <w:p w14:paraId="4EEC198E" w14:textId="77777777" w:rsidR="00B923F4" w:rsidRDefault="00927750" w:rsidP="00B923F4">
      <w:pPr>
        <w:keepNext/>
        <w:jc w:val="center"/>
      </w:pPr>
      <w:r>
        <w:pict w14:anchorId="0758ACB0">
          <v:shape id="_x0000_i1045" type="#_x0000_t75" style="width:383.25pt;height:65.25pt">
            <v:imagedata r:id="rId40" o:title="014"/>
          </v:shape>
        </w:pict>
      </w:r>
    </w:p>
    <w:p w14:paraId="39DA4297" w14:textId="347F9CED" w:rsidR="00B923F4" w:rsidRPr="001C4420" w:rsidRDefault="00B923F4" w:rsidP="00927750">
      <w:pPr>
        <w:pStyle w:val="ae"/>
        <w:spacing w:beforeLines="50" w:before="120" w:afterLines="50" w:after="120" w:line="300" w:lineRule="auto"/>
        <w:jc w:val="center"/>
        <w:rPr>
          <w:rFonts w:ascii="宋体" w:eastAsia="宋体" w:hAnsi="宋体"/>
          <w:b/>
          <w:bCs/>
          <w:sz w:val="24"/>
          <w:szCs w:val="24"/>
          <w:rPrChange w:id="376" w:author="lff" w:date="2020-03-20T11:23:00Z">
            <w:rPr>
              <w:rFonts w:ascii="宋体" w:eastAsia="宋体" w:hAnsi="宋体"/>
            </w:rPr>
          </w:rPrChange>
        </w:rPr>
        <w:pPrChange w:id="377" w:author="lff" w:date="2020-03-20T11:23:00Z">
          <w:pPr>
            <w:pStyle w:val="ae"/>
            <w:jc w:val="center"/>
          </w:pPr>
        </w:pPrChange>
      </w:pPr>
      <w:r w:rsidRPr="001C4420">
        <w:rPr>
          <w:rFonts w:ascii="宋体" w:eastAsia="宋体" w:hAnsi="宋体" w:hint="eastAsia"/>
          <w:b/>
          <w:bCs/>
          <w:sz w:val="24"/>
          <w:szCs w:val="24"/>
          <w:rPrChange w:id="378" w:author="lff" w:date="2020-03-20T11:23:00Z">
            <w:rPr>
              <w:rFonts w:ascii="宋体" w:eastAsia="宋体" w:hAnsi="宋体" w:hint="eastAsia"/>
            </w:rPr>
          </w:rPrChange>
        </w:rPr>
        <w:t xml:space="preserve">图 </w:t>
      </w:r>
      <w:r w:rsidR="002C618E" w:rsidRPr="001C4420">
        <w:rPr>
          <w:rFonts w:ascii="宋体" w:eastAsia="宋体" w:hAnsi="宋体"/>
          <w:b/>
          <w:bCs/>
          <w:sz w:val="24"/>
          <w:szCs w:val="24"/>
          <w:rPrChange w:id="379" w:author="lff" w:date="2020-03-20T11:23:00Z">
            <w:rPr>
              <w:rFonts w:ascii="宋体" w:eastAsia="宋体" w:hAnsi="宋体"/>
            </w:rPr>
          </w:rPrChange>
        </w:rPr>
        <w:fldChar w:fldCharType="begin"/>
      </w:r>
      <w:r w:rsidR="002C618E" w:rsidRPr="001C4420">
        <w:rPr>
          <w:rFonts w:ascii="宋体" w:eastAsia="宋体" w:hAnsi="宋体"/>
          <w:b/>
          <w:bCs/>
          <w:sz w:val="24"/>
          <w:szCs w:val="24"/>
          <w:rPrChange w:id="380" w:author="lff" w:date="2020-03-20T11:23:00Z">
            <w:rPr>
              <w:rFonts w:ascii="宋体" w:eastAsia="宋体" w:hAnsi="宋体"/>
            </w:rPr>
          </w:rPrChange>
        </w:rPr>
        <w:instrText xml:space="preserve"> </w:instrText>
      </w:r>
      <w:r w:rsidR="002C618E" w:rsidRPr="001C4420">
        <w:rPr>
          <w:rFonts w:ascii="宋体" w:eastAsia="宋体" w:hAnsi="宋体" w:hint="eastAsia"/>
          <w:b/>
          <w:bCs/>
          <w:sz w:val="24"/>
          <w:szCs w:val="24"/>
          <w:rPrChange w:id="381" w:author="lff" w:date="2020-03-20T11:23:00Z">
            <w:rPr>
              <w:rFonts w:ascii="宋体" w:eastAsia="宋体" w:hAnsi="宋体" w:hint="eastAsia"/>
            </w:rPr>
          </w:rPrChange>
        </w:rPr>
        <w:instrText>SEQ 图 \* ARABIC</w:instrText>
      </w:r>
      <w:r w:rsidR="002C618E" w:rsidRPr="001C4420">
        <w:rPr>
          <w:rFonts w:ascii="宋体" w:eastAsia="宋体" w:hAnsi="宋体"/>
          <w:b/>
          <w:bCs/>
          <w:sz w:val="24"/>
          <w:szCs w:val="24"/>
          <w:rPrChange w:id="382" w:author="lff" w:date="2020-03-20T11:23:00Z">
            <w:rPr>
              <w:rFonts w:ascii="宋体" w:eastAsia="宋体" w:hAnsi="宋体"/>
            </w:rPr>
          </w:rPrChange>
        </w:rPr>
        <w:instrText xml:space="preserve"> </w:instrText>
      </w:r>
      <w:r w:rsidR="002C618E" w:rsidRPr="001C4420">
        <w:rPr>
          <w:rFonts w:ascii="宋体" w:eastAsia="宋体" w:hAnsi="宋体"/>
          <w:b/>
          <w:bCs/>
          <w:sz w:val="24"/>
          <w:szCs w:val="24"/>
          <w:rPrChange w:id="383" w:author="lff" w:date="2020-03-20T11:23:00Z">
            <w:rPr>
              <w:rFonts w:ascii="宋体" w:eastAsia="宋体" w:hAnsi="宋体"/>
            </w:rPr>
          </w:rPrChange>
        </w:rPr>
        <w:fldChar w:fldCharType="separate"/>
      </w:r>
      <w:r w:rsidR="001D185B" w:rsidRPr="001C4420">
        <w:rPr>
          <w:rFonts w:ascii="宋体" w:eastAsia="宋体" w:hAnsi="宋体"/>
          <w:b/>
          <w:bCs/>
          <w:sz w:val="24"/>
          <w:szCs w:val="24"/>
          <w:rPrChange w:id="384" w:author="lff" w:date="2020-03-20T11:23:00Z">
            <w:rPr>
              <w:rFonts w:ascii="宋体" w:eastAsia="宋体" w:hAnsi="宋体"/>
              <w:noProof/>
            </w:rPr>
          </w:rPrChange>
        </w:rPr>
        <w:t>23</w:t>
      </w:r>
      <w:r w:rsidR="002C618E" w:rsidRPr="001C4420">
        <w:rPr>
          <w:rFonts w:ascii="宋体" w:eastAsia="宋体" w:hAnsi="宋体"/>
          <w:b/>
          <w:bCs/>
          <w:sz w:val="24"/>
          <w:szCs w:val="24"/>
          <w:rPrChange w:id="385" w:author="lff" w:date="2020-03-20T11:23:00Z">
            <w:rPr>
              <w:rFonts w:ascii="宋体" w:eastAsia="宋体" w:hAnsi="宋体"/>
            </w:rPr>
          </w:rPrChange>
        </w:rPr>
        <w:fldChar w:fldCharType="end"/>
      </w:r>
      <w:r w:rsidRPr="001C4420">
        <w:rPr>
          <w:rFonts w:ascii="宋体" w:eastAsia="宋体" w:hAnsi="宋体"/>
          <w:b/>
          <w:bCs/>
          <w:sz w:val="24"/>
          <w:szCs w:val="24"/>
          <w:rPrChange w:id="386" w:author="lff" w:date="2020-03-20T11:23:00Z">
            <w:rPr>
              <w:rFonts w:ascii="宋体" w:eastAsia="宋体" w:hAnsi="宋体"/>
            </w:rPr>
          </w:rPrChange>
        </w:rPr>
        <w:t xml:space="preserve"> </w:t>
      </w:r>
      <w:r w:rsidRPr="001C4420">
        <w:rPr>
          <w:rFonts w:ascii="宋体" w:eastAsia="宋体" w:hAnsi="宋体" w:hint="eastAsia"/>
          <w:b/>
          <w:bCs/>
          <w:sz w:val="24"/>
          <w:szCs w:val="24"/>
          <w:rPrChange w:id="387" w:author="lff" w:date="2020-03-20T11:23:00Z">
            <w:rPr>
              <w:rFonts w:ascii="宋体" w:eastAsia="宋体" w:hAnsi="宋体" w:hint="eastAsia"/>
            </w:rPr>
          </w:rPrChange>
        </w:rPr>
        <w:t>JDK安装成功验证</w:t>
      </w:r>
    </w:p>
    <w:p w14:paraId="5F4C14E5" w14:textId="1039609A" w:rsidR="00DF04DF" w:rsidRDefault="00D03E66" w:rsidP="009D31AF">
      <w:pPr>
        <w:adjustRightInd w:val="0"/>
        <w:snapToGrid w:val="0"/>
        <w:spacing w:line="300" w:lineRule="auto"/>
        <w:ind w:firstLineChars="200" w:firstLine="480"/>
        <w:jc w:val="left"/>
        <w:rPr>
          <w:rFonts w:ascii="宋体" w:hAnsi="宋体"/>
          <w:sz w:val="24"/>
        </w:rPr>
      </w:pPr>
      <w:r>
        <w:rPr>
          <w:rFonts w:ascii="宋体" w:hAnsi="宋体" w:hint="eastAsia"/>
          <w:sz w:val="24"/>
        </w:rPr>
        <w:lastRenderedPageBreak/>
        <w:t>本系统采用的Java开发IDE为IDEA</w:t>
      </w:r>
      <w:r>
        <w:rPr>
          <w:rStyle w:val="ad"/>
          <w:rFonts w:ascii="宋体" w:hAnsi="宋体"/>
          <w:sz w:val="24"/>
        </w:rPr>
        <w:footnoteReference w:id="4"/>
      </w:r>
      <w:r>
        <w:rPr>
          <w:rFonts w:ascii="宋体" w:hAnsi="宋体" w:hint="eastAsia"/>
          <w:sz w:val="24"/>
        </w:rPr>
        <w:t>，另外还使用了maven、Tomcat、git等工具部署管理项目</w:t>
      </w:r>
    </w:p>
    <w:p w14:paraId="525C848D" w14:textId="77777777" w:rsidR="009D1525" w:rsidRDefault="009D1525" w:rsidP="00F76D64">
      <w:pPr>
        <w:adjustRightInd w:val="0"/>
        <w:snapToGrid w:val="0"/>
        <w:spacing w:line="300" w:lineRule="auto"/>
        <w:jc w:val="left"/>
        <w:rPr>
          <w:rFonts w:ascii="宋体" w:hAnsi="宋体"/>
          <w:sz w:val="24"/>
        </w:rPr>
      </w:pPr>
    </w:p>
    <w:p w14:paraId="5ACAB42F" w14:textId="727A214D" w:rsidR="009D1525" w:rsidRDefault="009D1525" w:rsidP="00F76D64">
      <w:pPr>
        <w:adjustRightInd w:val="0"/>
        <w:snapToGrid w:val="0"/>
        <w:spacing w:line="300" w:lineRule="auto"/>
        <w:jc w:val="left"/>
        <w:rPr>
          <w:rFonts w:ascii="宋体" w:hAnsi="宋体"/>
          <w:sz w:val="24"/>
        </w:rPr>
        <w:sectPr w:rsidR="009D1525" w:rsidSect="00E64D00">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noEndnote/>
          <w:docGrid w:linePitch="312"/>
        </w:sectPr>
      </w:pPr>
    </w:p>
    <w:p w14:paraId="46B74AEB" w14:textId="3F507320" w:rsidR="005A6C86" w:rsidRDefault="005A6C86" w:rsidP="00927750">
      <w:pPr>
        <w:adjustRightInd w:val="0"/>
        <w:snapToGrid w:val="0"/>
        <w:spacing w:beforeLines="100" w:before="240" w:afterLines="100" w:after="240" w:line="300" w:lineRule="auto"/>
        <w:jc w:val="center"/>
        <w:outlineLvl w:val="0"/>
        <w:rPr>
          <w:rFonts w:ascii="黑体" w:eastAsia="黑体" w:hAnsi="黑体"/>
          <w:b/>
          <w:bCs/>
          <w:sz w:val="32"/>
          <w:szCs w:val="32"/>
        </w:rPr>
        <w:pPrChange w:id="388" w:author="lff" w:date="2020-03-20T11:23:00Z">
          <w:pPr>
            <w:adjustRightInd w:val="0"/>
            <w:snapToGrid w:val="0"/>
            <w:spacing w:beforeLines="100" w:before="240" w:line="300" w:lineRule="auto"/>
            <w:jc w:val="center"/>
            <w:outlineLvl w:val="0"/>
          </w:pPr>
        </w:pPrChange>
      </w:pPr>
      <w:bookmarkStart w:id="389" w:name="_Toc33743009"/>
      <w:bookmarkStart w:id="390" w:name="_Toc33743161"/>
      <w:bookmarkStart w:id="391" w:name="_Toc35548994"/>
      <w:bookmarkStart w:id="392" w:name="_Hlk35180877"/>
      <w:r w:rsidRPr="003A7D7E">
        <w:rPr>
          <w:rFonts w:ascii="黑体" w:eastAsia="黑体" w:hAnsi="黑体" w:hint="eastAsia"/>
          <w:b/>
          <w:bCs/>
          <w:sz w:val="32"/>
          <w:szCs w:val="32"/>
        </w:rPr>
        <w:lastRenderedPageBreak/>
        <w:t>主要参考</w:t>
      </w:r>
      <w:commentRangeStart w:id="393"/>
      <w:r w:rsidRPr="003A7D7E">
        <w:rPr>
          <w:rFonts w:ascii="黑体" w:eastAsia="黑体" w:hAnsi="黑体" w:hint="eastAsia"/>
          <w:b/>
          <w:bCs/>
          <w:sz w:val="32"/>
          <w:szCs w:val="32"/>
        </w:rPr>
        <w:t>文献</w:t>
      </w:r>
      <w:bookmarkEnd w:id="389"/>
      <w:bookmarkEnd w:id="390"/>
      <w:bookmarkEnd w:id="391"/>
      <w:commentRangeEnd w:id="393"/>
      <w:r w:rsidR="004D72B5">
        <w:rPr>
          <w:rStyle w:val="af"/>
        </w:rPr>
        <w:commentReference w:id="393"/>
      </w:r>
    </w:p>
    <w:bookmarkEnd w:id="392"/>
    <w:p w14:paraId="4C9C3D01" w14:textId="77777777" w:rsidR="00C1379E" w:rsidRPr="00C1379E" w:rsidRDefault="00C1379E" w:rsidP="009D1525">
      <w:pPr>
        <w:adjustRightInd w:val="0"/>
        <w:snapToGrid w:val="0"/>
        <w:spacing w:line="300" w:lineRule="auto"/>
        <w:jc w:val="left"/>
        <w:rPr>
          <w:rFonts w:ascii="宋体" w:hAnsi="宋体"/>
          <w:szCs w:val="21"/>
        </w:rPr>
        <w:sectPr w:rsidR="00C1379E" w:rsidRPr="00C1379E" w:rsidSect="00BE20DA">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docGrid w:linePitch="312"/>
        </w:sectPr>
      </w:pPr>
    </w:p>
    <w:p w14:paraId="19657FC3" w14:textId="354A943C" w:rsidR="00BE20DA" w:rsidRDefault="008856ED" w:rsidP="003C664A">
      <w:pPr>
        <w:adjustRightInd w:val="0"/>
        <w:snapToGrid w:val="0"/>
        <w:spacing w:beforeLines="100" w:before="240" w:afterLines="100" w:after="240" w:line="300" w:lineRule="auto"/>
        <w:jc w:val="center"/>
        <w:outlineLvl w:val="0"/>
        <w:rPr>
          <w:rFonts w:ascii="黑体" w:eastAsia="黑体" w:hAnsi="黑体"/>
          <w:b/>
          <w:bCs/>
          <w:sz w:val="32"/>
          <w:szCs w:val="32"/>
        </w:rPr>
        <w:pPrChange w:id="395" w:author="lff" w:date="2020-03-20T11:29:00Z">
          <w:pPr>
            <w:adjustRightInd w:val="0"/>
            <w:snapToGrid w:val="0"/>
            <w:spacing w:beforeLines="100" w:before="240" w:line="300" w:lineRule="auto"/>
            <w:jc w:val="center"/>
            <w:outlineLvl w:val="0"/>
          </w:pPr>
        </w:pPrChange>
      </w:pPr>
      <w:bookmarkStart w:id="396" w:name="_Toc35548995"/>
      <w:r>
        <w:rPr>
          <w:rFonts w:ascii="黑体" w:eastAsia="黑体" w:hAnsi="黑体" w:hint="eastAsia"/>
          <w:b/>
          <w:bCs/>
          <w:sz w:val="32"/>
          <w:szCs w:val="32"/>
        </w:rPr>
        <w:lastRenderedPageBreak/>
        <w:t>附录1</w:t>
      </w:r>
      <w:r>
        <w:rPr>
          <w:rFonts w:ascii="黑体" w:eastAsia="黑体" w:hAnsi="黑体"/>
          <w:b/>
          <w:bCs/>
          <w:sz w:val="32"/>
          <w:szCs w:val="32"/>
        </w:rPr>
        <w:t xml:space="preserve"> </w:t>
      </w:r>
      <w:r w:rsidR="00E32BA5">
        <w:rPr>
          <w:rFonts w:ascii="黑体" w:eastAsia="黑体" w:hAnsi="黑体" w:hint="eastAsia"/>
          <w:b/>
          <w:bCs/>
          <w:sz w:val="32"/>
          <w:szCs w:val="32"/>
        </w:rPr>
        <w:t>数据库E-R关系图</w:t>
      </w:r>
      <w:bookmarkEnd w:id="396"/>
    </w:p>
    <w:p w14:paraId="2244D68C" w14:textId="29C00479" w:rsidR="008A6E8E" w:rsidRDefault="00927750" w:rsidP="008A6E8E">
      <w:r>
        <w:pict w14:anchorId="1A413BB4">
          <v:shape id="_x0000_i1046" type="#_x0000_t75" style="width:438.75pt;height:366.75pt">
            <v:imagedata r:id="rId41" o:title="1"/>
          </v:shape>
        </w:pict>
      </w:r>
    </w:p>
    <w:p w14:paraId="5E67008B" w14:textId="77777777" w:rsidR="008A6E8E" w:rsidRDefault="008A6E8E" w:rsidP="008A6E8E"/>
    <w:p w14:paraId="24B4B51E" w14:textId="77777777" w:rsidR="008A6E8E" w:rsidRDefault="008A6E8E" w:rsidP="008A6E8E"/>
    <w:p w14:paraId="460427A1" w14:textId="77777777" w:rsidR="008A6E8E" w:rsidRDefault="008A6E8E" w:rsidP="008A6E8E"/>
    <w:p w14:paraId="3814ABDB" w14:textId="4394FEEA" w:rsidR="008A6E8E" w:rsidRDefault="008A6E8E" w:rsidP="008A6E8E">
      <w:pPr>
        <w:sectPr w:rsidR="008A6E8E" w:rsidSect="00BE20DA">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docGrid w:linePitch="312"/>
        </w:sectPr>
      </w:pPr>
    </w:p>
    <w:p w14:paraId="15008606" w14:textId="4127ABA2" w:rsidR="008A6E8E" w:rsidRDefault="008A6E8E" w:rsidP="003C664A">
      <w:pPr>
        <w:adjustRightInd w:val="0"/>
        <w:snapToGrid w:val="0"/>
        <w:spacing w:beforeLines="100" w:before="240" w:afterLines="100" w:after="240" w:line="300" w:lineRule="auto"/>
        <w:jc w:val="center"/>
        <w:outlineLvl w:val="0"/>
        <w:rPr>
          <w:rFonts w:ascii="黑体" w:eastAsia="黑体" w:hAnsi="黑体"/>
          <w:b/>
          <w:bCs/>
          <w:sz w:val="32"/>
          <w:szCs w:val="32"/>
        </w:rPr>
        <w:pPrChange w:id="397" w:author="lff" w:date="2020-03-20T11:29:00Z">
          <w:pPr>
            <w:adjustRightInd w:val="0"/>
            <w:snapToGrid w:val="0"/>
            <w:spacing w:beforeLines="100" w:before="240" w:line="300" w:lineRule="auto"/>
            <w:jc w:val="center"/>
            <w:outlineLvl w:val="0"/>
          </w:pPr>
        </w:pPrChange>
      </w:pPr>
      <w:bookmarkStart w:id="398" w:name="_Toc35548996"/>
      <w:r>
        <w:rPr>
          <w:rFonts w:ascii="黑体" w:eastAsia="黑体" w:hAnsi="黑体" w:hint="eastAsia"/>
          <w:b/>
          <w:bCs/>
          <w:sz w:val="32"/>
          <w:szCs w:val="32"/>
        </w:rPr>
        <w:lastRenderedPageBreak/>
        <w:t>附录</w:t>
      </w:r>
      <w:r>
        <w:rPr>
          <w:rFonts w:ascii="黑体" w:eastAsia="黑体" w:hAnsi="黑体"/>
          <w:b/>
          <w:bCs/>
          <w:sz w:val="32"/>
          <w:szCs w:val="32"/>
        </w:rPr>
        <w:t xml:space="preserve">2 </w:t>
      </w:r>
      <w:r>
        <w:rPr>
          <w:rFonts w:ascii="黑体" w:eastAsia="黑体" w:hAnsi="黑体" w:hint="eastAsia"/>
          <w:b/>
          <w:bCs/>
          <w:sz w:val="32"/>
          <w:szCs w:val="32"/>
        </w:rPr>
        <w:t>主要英文缩写语对照表</w:t>
      </w:r>
      <w:bookmarkEnd w:id="39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99" w:author="lff" w:date="2020-03-20T11:27:00Z">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947"/>
        <w:gridCol w:w="2948"/>
        <w:gridCol w:w="2948"/>
        <w:tblGridChange w:id="400">
          <w:tblGrid>
            <w:gridCol w:w="2947"/>
            <w:gridCol w:w="2948"/>
            <w:gridCol w:w="2948"/>
          </w:tblGrid>
        </w:tblGridChange>
      </w:tblGrid>
      <w:tr w:rsidR="00227D67" w:rsidRPr="00227D67" w14:paraId="79682AFA" w14:textId="77777777" w:rsidTr="003C664A">
        <w:trPr>
          <w:trHeight w:val="778"/>
          <w:jc w:val="center"/>
          <w:trPrChange w:id="401" w:author="lff" w:date="2020-03-20T11:27:00Z">
            <w:trPr>
              <w:trHeight w:val="460"/>
              <w:jc w:val="center"/>
            </w:trPr>
          </w:trPrChange>
        </w:trPr>
        <w:tc>
          <w:tcPr>
            <w:tcW w:w="2947" w:type="dxa"/>
            <w:shd w:val="clear" w:color="auto" w:fill="auto"/>
            <w:vAlign w:val="center"/>
            <w:tcPrChange w:id="402" w:author="lff" w:date="2020-03-20T11:27:00Z">
              <w:tcPr>
                <w:tcW w:w="2947" w:type="dxa"/>
                <w:shd w:val="clear" w:color="auto" w:fill="auto"/>
                <w:vAlign w:val="center"/>
              </w:tcPr>
            </w:tcPrChange>
          </w:tcPr>
          <w:p w14:paraId="5CC637BB" w14:textId="24860869"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缩略语</w:t>
            </w:r>
          </w:p>
        </w:tc>
        <w:tc>
          <w:tcPr>
            <w:tcW w:w="2948" w:type="dxa"/>
            <w:shd w:val="clear" w:color="auto" w:fill="auto"/>
            <w:vAlign w:val="center"/>
            <w:tcPrChange w:id="403" w:author="lff" w:date="2020-03-20T11:27:00Z">
              <w:tcPr>
                <w:tcW w:w="2948" w:type="dxa"/>
                <w:shd w:val="clear" w:color="auto" w:fill="auto"/>
                <w:vAlign w:val="center"/>
              </w:tcPr>
            </w:tcPrChange>
          </w:tcPr>
          <w:p w14:paraId="3B54D860" w14:textId="24CCA33B"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中文全称</w:t>
            </w:r>
          </w:p>
        </w:tc>
        <w:tc>
          <w:tcPr>
            <w:tcW w:w="2948" w:type="dxa"/>
            <w:shd w:val="clear" w:color="auto" w:fill="auto"/>
            <w:vAlign w:val="center"/>
            <w:tcPrChange w:id="404" w:author="lff" w:date="2020-03-20T11:27:00Z">
              <w:tcPr>
                <w:tcW w:w="2948" w:type="dxa"/>
                <w:shd w:val="clear" w:color="auto" w:fill="auto"/>
                <w:vAlign w:val="center"/>
              </w:tcPr>
            </w:tcPrChange>
          </w:tcPr>
          <w:p w14:paraId="40FDB3BD" w14:textId="3CDD7E29"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英文全称</w:t>
            </w:r>
          </w:p>
        </w:tc>
      </w:tr>
      <w:tr w:rsidR="00F027F6" w:rsidRPr="00227D67" w14:paraId="7FBADED0" w14:textId="77777777" w:rsidTr="003C664A">
        <w:trPr>
          <w:trHeight w:val="778"/>
          <w:jc w:val="center"/>
          <w:trPrChange w:id="405" w:author="lff" w:date="2020-03-20T11:27:00Z">
            <w:trPr>
              <w:trHeight w:val="460"/>
              <w:jc w:val="center"/>
            </w:trPr>
          </w:trPrChange>
        </w:trPr>
        <w:tc>
          <w:tcPr>
            <w:tcW w:w="2947" w:type="dxa"/>
            <w:shd w:val="clear" w:color="auto" w:fill="auto"/>
            <w:vAlign w:val="center"/>
            <w:tcPrChange w:id="406" w:author="lff" w:date="2020-03-20T11:27:00Z">
              <w:tcPr>
                <w:tcW w:w="2947" w:type="dxa"/>
                <w:shd w:val="clear" w:color="auto" w:fill="auto"/>
                <w:vAlign w:val="center"/>
              </w:tcPr>
            </w:tcPrChange>
          </w:tcPr>
          <w:p w14:paraId="36341CDE" w14:textId="203CA7A1" w:rsidR="00F027F6" w:rsidRPr="00227D67" w:rsidRDefault="00F027F6" w:rsidP="00227D67">
            <w:pPr>
              <w:adjustRightInd w:val="0"/>
              <w:snapToGrid w:val="0"/>
              <w:spacing w:line="300" w:lineRule="auto"/>
              <w:jc w:val="center"/>
              <w:rPr>
                <w:rFonts w:ascii="宋体" w:hAnsi="宋体"/>
                <w:sz w:val="24"/>
              </w:rPr>
            </w:pPr>
            <w:r w:rsidRPr="00227D67">
              <w:rPr>
                <w:rFonts w:ascii="宋体" w:hAnsi="宋体" w:hint="eastAsia"/>
                <w:sz w:val="24"/>
              </w:rPr>
              <w:t>ARM</w:t>
            </w:r>
          </w:p>
        </w:tc>
        <w:tc>
          <w:tcPr>
            <w:tcW w:w="2948" w:type="dxa"/>
            <w:shd w:val="clear" w:color="auto" w:fill="auto"/>
            <w:vAlign w:val="center"/>
            <w:tcPrChange w:id="407" w:author="lff" w:date="2020-03-20T11:27:00Z">
              <w:tcPr>
                <w:tcW w:w="2948" w:type="dxa"/>
                <w:shd w:val="clear" w:color="auto" w:fill="auto"/>
                <w:vAlign w:val="center"/>
              </w:tcPr>
            </w:tcPrChange>
          </w:tcPr>
          <w:p w14:paraId="08444B51" w14:textId="202A6BC2" w:rsidR="00F027F6" w:rsidRPr="00227D67" w:rsidRDefault="00F027F6" w:rsidP="00227D67">
            <w:pPr>
              <w:adjustRightInd w:val="0"/>
              <w:snapToGrid w:val="0"/>
              <w:spacing w:line="300" w:lineRule="auto"/>
              <w:jc w:val="center"/>
              <w:rPr>
                <w:rFonts w:ascii="宋体" w:hAnsi="宋体"/>
                <w:sz w:val="24"/>
              </w:rPr>
            </w:pPr>
            <w:r w:rsidRPr="00227D67">
              <w:rPr>
                <w:rFonts w:ascii="宋体" w:hAnsi="宋体" w:hint="eastAsia"/>
                <w:sz w:val="24"/>
              </w:rPr>
              <w:t>微控制处理器</w:t>
            </w:r>
          </w:p>
        </w:tc>
        <w:tc>
          <w:tcPr>
            <w:tcW w:w="2948" w:type="dxa"/>
            <w:shd w:val="clear" w:color="auto" w:fill="auto"/>
            <w:vAlign w:val="center"/>
            <w:tcPrChange w:id="408" w:author="lff" w:date="2020-03-20T11:27:00Z">
              <w:tcPr>
                <w:tcW w:w="2948" w:type="dxa"/>
                <w:shd w:val="clear" w:color="auto" w:fill="auto"/>
                <w:vAlign w:val="center"/>
              </w:tcPr>
            </w:tcPrChange>
          </w:tcPr>
          <w:p w14:paraId="3F0A0DA9" w14:textId="5BBDED12" w:rsidR="00F027F6" w:rsidRPr="00227D67" w:rsidRDefault="00F027F6" w:rsidP="00227D67">
            <w:pPr>
              <w:adjustRightInd w:val="0"/>
              <w:snapToGrid w:val="0"/>
              <w:spacing w:line="300" w:lineRule="auto"/>
              <w:jc w:val="center"/>
              <w:rPr>
                <w:rFonts w:ascii="宋体" w:hAnsi="宋体"/>
                <w:sz w:val="24"/>
              </w:rPr>
            </w:pPr>
            <w:r w:rsidRPr="00227D67">
              <w:rPr>
                <w:rFonts w:ascii="宋体" w:hAnsi="宋体"/>
                <w:sz w:val="24"/>
              </w:rPr>
              <w:t>Advanced RISC Machine</w:t>
            </w:r>
          </w:p>
        </w:tc>
      </w:tr>
      <w:tr w:rsidR="00227D67" w:rsidRPr="00227D67" w14:paraId="578501B2" w14:textId="77777777" w:rsidTr="003C664A">
        <w:trPr>
          <w:trHeight w:val="778"/>
          <w:jc w:val="center"/>
          <w:trPrChange w:id="409" w:author="lff" w:date="2020-03-20T11:27:00Z">
            <w:trPr>
              <w:trHeight w:val="460"/>
              <w:jc w:val="center"/>
            </w:trPr>
          </w:trPrChange>
        </w:trPr>
        <w:tc>
          <w:tcPr>
            <w:tcW w:w="2947" w:type="dxa"/>
            <w:shd w:val="clear" w:color="auto" w:fill="auto"/>
            <w:vAlign w:val="center"/>
            <w:tcPrChange w:id="410" w:author="lff" w:date="2020-03-20T11:27:00Z">
              <w:tcPr>
                <w:tcW w:w="2947" w:type="dxa"/>
                <w:shd w:val="clear" w:color="auto" w:fill="auto"/>
                <w:vAlign w:val="center"/>
              </w:tcPr>
            </w:tcPrChange>
          </w:tcPr>
          <w:p w14:paraId="2C45A88A" w14:textId="4AF3E86F"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GPIO</w:t>
            </w:r>
          </w:p>
        </w:tc>
        <w:tc>
          <w:tcPr>
            <w:tcW w:w="2948" w:type="dxa"/>
            <w:shd w:val="clear" w:color="auto" w:fill="auto"/>
            <w:vAlign w:val="center"/>
            <w:tcPrChange w:id="411" w:author="lff" w:date="2020-03-20T11:27:00Z">
              <w:tcPr>
                <w:tcW w:w="2948" w:type="dxa"/>
                <w:shd w:val="clear" w:color="auto" w:fill="auto"/>
                <w:vAlign w:val="center"/>
              </w:tcPr>
            </w:tcPrChange>
          </w:tcPr>
          <w:p w14:paraId="075F8962" w14:textId="0A28D660"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通用输入输出端口</w:t>
            </w:r>
          </w:p>
        </w:tc>
        <w:tc>
          <w:tcPr>
            <w:tcW w:w="2948" w:type="dxa"/>
            <w:shd w:val="clear" w:color="auto" w:fill="auto"/>
            <w:vAlign w:val="center"/>
            <w:tcPrChange w:id="412" w:author="lff" w:date="2020-03-20T11:27:00Z">
              <w:tcPr>
                <w:tcW w:w="2948" w:type="dxa"/>
                <w:shd w:val="clear" w:color="auto" w:fill="auto"/>
                <w:vAlign w:val="center"/>
              </w:tcPr>
            </w:tcPrChange>
          </w:tcPr>
          <w:p w14:paraId="77262082" w14:textId="42C7E8A3"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sz w:val="24"/>
              </w:rPr>
              <w:t>General Purpose Input Output</w:t>
            </w:r>
          </w:p>
        </w:tc>
      </w:tr>
      <w:tr w:rsidR="008856ED" w:rsidRPr="00227D67" w14:paraId="41F84A7A" w14:textId="77777777" w:rsidTr="003C664A">
        <w:trPr>
          <w:trHeight w:val="778"/>
          <w:jc w:val="center"/>
          <w:trPrChange w:id="413" w:author="lff" w:date="2020-03-20T11:27:00Z">
            <w:trPr>
              <w:trHeight w:val="460"/>
              <w:jc w:val="center"/>
            </w:trPr>
          </w:trPrChange>
        </w:trPr>
        <w:tc>
          <w:tcPr>
            <w:tcW w:w="2947" w:type="dxa"/>
            <w:shd w:val="clear" w:color="auto" w:fill="auto"/>
            <w:vAlign w:val="center"/>
            <w:tcPrChange w:id="414" w:author="lff" w:date="2020-03-20T11:27:00Z">
              <w:tcPr>
                <w:tcW w:w="2947" w:type="dxa"/>
                <w:shd w:val="clear" w:color="auto" w:fill="auto"/>
                <w:vAlign w:val="center"/>
              </w:tcPr>
            </w:tcPrChange>
          </w:tcPr>
          <w:p w14:paraId="7ECC1CE6" w14:textId="6D4E026F"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USB</w:t>
            </w:r>
          </w:p>
        </w:tc>
        <w:tc>
          <w:tcPr>
            <w:tcW w:w="2948" w:type="dxa"/>
            <w:shd w:val="clear" w:color="auto" w:fill="auto"/>
            <w:vAlign w:val="center"/>
            <w:tcPrChange w:id="415" w:author="lff" w:date="2020-03-20T11:27:00Z">
              <w:tcPr>
                <w:tcW w:w="2948" w:type="dxa"/>
                <w:shd w:val="clear" w:color="auto" w:fill="auto"/>
                <w:vAlign w:val="center"/>
              </w:tcPr>
            </w:tcPrChange>
          </w:tcPr>
          <w:p w14:paraId="777D95D1" w14:textId="36E76538"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通用串行总线</w:t>
            </w:r>
          </w:p>
        </w:tc>
        <w:tc>
          <w:tcPr>
            <w:tcW w:w="2948" w:type="dxa"/>
            <w:shd w:val="clear" w:color="auto" w:fill="auto"/>
            <w:vAlign w:val="center"/>
            <w:tcPrChange w:id="416" w:author="lff" w:date="2020-03-20T11:27:00Z">
              <w:tcPr>
                <w:tcW w:w="2948" w:type="dxa"/>
                <w:shd w:val="clear" w:color="auto" w:fill="auto"/>
                <w:vAlign w:val="center"/>
              </w:tcPr>
            </w:tcPrChange>
          </w:tcPr>
          <w:p w14:paraId="27E97348" w14:textId="0BBB405E"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sz w:val="24"/>
              </w:rPr>
              <w:t>Universal Serial BUS</w:t>
            </w:r>
          </w:p>
        </w:tc>
      </w:tr>
    </w:tbl>
    <w:p w14:paraId="7E150A0C" w14:textId="77777777" w:rsidR="008856ED" w:rsidRPr="002C3ED2" w:rsidRDefault="008856ED" w:rsidP="002C3ED2"/>
    <w:sectPr w:rsidR="008856ED" w:rsidRPr="002C3ED2" w:rsidSect="00BE20DA">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lff" w:date="2020-03-20T11:17:00Z" w:initials="l">
    <w:p w14:paraId="649AD467" w14:textId="72957E84" w:rsidR="00927750" w:rsidRDefault="00927750">
      <w:pPr>
        <w:pStyle w:val="af0"/>
      </w:pPr>
      <w:r>
        <w:rPr>
          <w:rStyle w:val="af"/>
        </w:rPr>
        <w:annotationRef/>
      </w:r>
      <w:r w:rsidRPr="00615842">
        <w:rPr>
          <w:rFonts w:ascii="微软雅黑" w:eastAsia="微软雅黑" w:hAnsi="微软雅黑" w:hint="eastAsia"/>
          <w:sz w:val="28"/>
          <w:szCs w:val="28"/>
        </w:rPr>
        <w:t>中文摘要字数一般为300字左右。</w:t>
      </w:r>
      <w:r>
        <w:rPr>
          <w:rFonts w:ascii="微软雅黑" w:eastAsia="微软雅黑" w:hAnsi="微软雅黑" w:hint="eastAsia"/>
          <w:sz w:val="28"/>
          <w:szCs w:val="28"/>
        </w:rPr>
        <w:t>你的摘要700多，精简一下。</w:t>
      </w:r>
    </w:p>
  </w:comment>
  <w:comment w:id="23" w:author="lff" w:date="2020-03-20T11:21:00Z" w:initials="l">
    <w:p w14:paraId="0EC4A7FC" w14:textId="18758E08" w:rsidR="00927750" w:rsidRDefault="00927750">
      <w:pPr>
        <w:pStyle w:val="af0"/>
      </w:pPr>
      <w:r>
        <w:rPr>
          <w:rStyle w:val="af"/>
        </w:rPr>
        <w:annotationRef/>
      </w:r>
      <w:r>
        <w:rPr>
          <w:rFonts w:hint="eastAsia"/>
        </w:rPr>
        <w:t>自动编号有不完美的地方，手动更好一点。</w:t>
      </w:r>
    </w:p>
  </w:comment>
  <w:comment w:id="42" w:author="lff" w:date="2020-03-20T11:25:00Z" w:initials="l">
    <w:p w14:paraId="034619A6" w14:textId="2395E103" w:rsidR="003C664A" w:rsidRDefault="003C664A">
      <w:pPr>
        <w:pStyle w:val="af0"/>
      </w:pPr>
      <w:r>
        <w:rPr>
          <w:rStyle w:val="af"/>
        </w:rPr>
        <w:annotationRef/>
      </w:r>
      <w:r>
        <w:rPr>
          <w:rFonts w:hint="eastAsia"/>
        </w:rPr>
        <w:t>自动编号不完美，手动更好一点。</w:t>
      </w:r>
    </w:p>
  </w:comment>
  <w:comment w:id="61" w:author="lff" w:date="2020-03-20T11:34:00Z" w:initials="l">
    <w:p w14:paraId="1BE54F5F" w14:textId="77777777" w:rsidR="003C664A" w:rsidRDefault="003C664A" w:rsidP="003C664A">
      <w:pPr>
        <w:ind w:firstLineChars="200" w:firstLine="420"/>
        <w:jc w:val="left"/>
        <w:rPr>
          <w:rFonts w:ascii="微软雅黑" w:eastAsia="微软雅黑" w:hAnsi="微软雅黑" w:hint="eastAsia"/>
          <w:sz w:val="28"/>
          <w:szCs w:val="28"/>
        </w:rPr>
      </w:pPr>
      <w:r>
        <w:rPr>
          <w:rStyle w:val="af"/>
        </w:rPr>
        <w:annotationRef/>
      </w:r>
      <w:r>
        <w:rPr>
          <w:rFonts w:ascii="微软雅黑" w:eastAsia="微软雅黑" w:hAnsi="微软雅黑" w:hint="eastAsia"/>
          <w:sz w:val="28"/>
          <w:szCs w:val="28"/>
        </w:rPr>
        <w:t>图和表</w:t>
      </w:r>
    </w:p>
    <w:p w14:paraId="4722A1F0" w14:textId="77777777" w:rsidR="003C664A" w:rsidRDefault="003C664A" w:rsidP="003C664A">
      <w:pPr>
        <w:ind w:firstLineChars="200" w:firstLine="560"/>
        <w:jc w:val="left"/>
        <w:rPr>
          <w:rFonts w:ascii="微软雅黑" w:eastAsia="微软雅黑" w:hAnsi="微软雅黑" w:hint="eastAsia"/>
          <w:sz w:val="28"/>
          <w:szCs w:val="28"/>
        </w:rPr>
      </w:pPr>
      <w:r>
        <w:rPr>
          <w:rFonts w:ascii="微软雅黑" w:eastAsia="微软雅黑" w:hAnsi="微软雅黑" w:hint="eastAsia"/>
          <w:sz w:val="28"/>
          <w:szCs w:val="28"/>
        </w:rPr>
        <w:t>1.文中的表标题，图标题，小四号字体，加粗，居中，段前段后各空0.5行。</w:t>
      </w:r>
    </w:p>
    <w:p w14:paraId="16AB5765" w14:textId="77777777" w:rsidR="003C664A" w:rsidRDefault="003C664A" w:rsidP="003C664A">
      <w:pPr>
        <w:ind w:firstLineChars="200" w:firstLine="560"/>
        <w:jc w:val="left"/>
        <w:rPr>
          <w:rFonts w:ascii="微软雅黑" w:eastAsia="微软雅黑" w:hAnsi="微软雅黑" w:hint="eastAsia"/>
          <w:sz w:val="28"/>
          <w:szCs w:val="28"/>
        </w:rPr>
      </w:pPr>
      <w:r>
        <w:rPr>
          <w:rFonts w:ascii="微软雅黑" w:eastAsia="微软雅黑" w:hAnsi="微软雅黑" w:hint="eastAsia"/>
          <w:sz w:val="28"/>
          <w:szCs w:val="28"/>
        </w:rPr>
        <w:t>2.图和表中的文字统一用五号宋体</w:t>
      </w:r>
    </w:p>
    <w:p w14:paraId="4644840D" w14:textId="77777777" w:rsidR="003C664A" w:rsidRDefault="003C664A" w:rsidP="003C664A">
      <w:pPr>
        <w:ind w:firstLineChars="200" w:firstLine="560"/>
        <w:jc w:val="left"/>
        <w:rPr>
          <w:rFonts w:ascii="微软雅黑" w:eastAsia="微软雅黑" w:hAnsi="微软雅黑" w:hint="eastAsia"/>
          <w:sz w:val="28"/>
          <w:szCs w:val="28"/>
        </w:rPr>
      </w:pPr>
      <w:r>
        <w:rPr>
          <w:rFonts w:ascii="微软雅黑" w:eastAsia="微软雅黑" w:hAnsi="微软雅黑" w:hint="eastAsia"/>
          <w:sz w:val="28"/>
          <w:szCs w:val="28"/>
        </w:rPr>
        <w:t>3.</w:t>
      </w:r>
      <w:r w:rsidRPr="00024831">
        <w:rPr>
          <w:rFonts w:ascii="微软雅黑" w:eastAsia="微软雅黑" w:hAnsi="微软雅黑" w:hint="eastAsia"/>
          <w:sz w:val="28"/>
          <w:szCs w:val="28"/>
        </w:rPr>
        <w:t>论文中凡导入插图时，均应使用类似“见图X所示”的导入语，不宜用“见下图所示”。插图导入语不宜直接用于论文各层级标题中，如：“3.XXXXXX（详见图1）”。</w:t>
      </w:r>
    </w:p>
    <w:p w14:paraId="4D8AAFB4" w14:textId="77777777" w:rsidR="003C664A" w:rsidRDefault="003C664A" w:rsidP="003C664A">
      <w:pPr>
        <w:ind w:firstLineChars="200" w:firstLine="560"/>
        <w:jc w:val="left"/>
        <w:rPr>
          <w:rFonts w:ascii="微软雅黑" w:eastAsia="微软雅黑" w:hAnsi="微软雅黑" w:hint="eastAsia"/>
          <w:sz w:val="28"/>
          <w:szCs w:val="28"/>
        </w:rPr>
      </w:pPr>
      <w:r w:rsidRPr="00024831">
        <w:rPr>
          <w:rFonts w:ascii="微软雅黑" w:eastAsia="微软雅黑" w:hAnsi="微软雅黑" w:hint="eastAsia"/>
          <w:sz w:val="28"/>
          <w:szCs w:val="28"/>
        </w:rPr>
        <w:t>论文中凡导入表格时，均应使用类似“见表X所示”的导入语，不宜用“见下表所示”。表格导入语不宜直接用于论文各层级的标题中，如：“1.XXXXXX（详见表1）”。</w:t>
      </w:r>
    </w:p>
    <w:p w14:paraId="02C39498" w14:textId="377CFC8A" w:rsidR="003C664A" w:rsidRPr="003C664A" w:rsidRDefault="003C664A" w:rsidP="003C664A">
      <w:pPr>
        <w:ind w:firstLineChars="200" w:firstLine="560"/>
        <w:jc w:val="left"/>
        <w:rPr>
          <w:rFonts w:ascii="微软雅黑" w:eastAsia="微软雅黑" w:hAnsi="微软雅黑"/>
          <w:sz w:val="28"/>
          <w:szCs w:val="28"/>
        </w:rPr>
      </w:pPr>
      <w:r>
        <w:rPr>
          <w:rFonts w:ascii="微软雅黑" w:eastAsia="微软雅黑" w:hAnsi="微软雅黑" w:hint="eastAsia"/>
          <w:sz w:val="28"/>
          <w:szCs w:val="28"/>
        </w:rPr>
        <w:t>4.图和表中的文字要清晰，清楚，一目了然。</w:t>
      </w:r>
    </w:p>
  </w:comment>
  <w:comment w:id="393" w:author="lff" w:date="2020-03-20T11:35:00Z" w:initials="l">
    <w:p w14:paraId="128817CA" w14:textId="77777777" w:rsidR="004D72B5" w:rsidRPr="00294701" w:rsidRDefault="004D72B5" w:rsidP="004D72B5">
      <w:pPr>
        <w:ind w:firstLineChars="200" w:firstLine="420"/>
        <w:jc w:val="left"/>
        <w:rPr>
          <w:rFonts w:ascii="微软雅黑" w:eastAsia="微软雅黑" w:hAnsi="微软雅黑" w:hint="eastAsia"/>
          <w:sz w:val="28"/>
          <w:szCs w:val="28"/>
        </w:rPr>
      </w:pPr>
      <w:r>
        <w:rPr>
          <w:rStyle w:val="af"/>
        </w:rPr>
        <w:annotationRef/>
      </w:r>
      <w:r w:rsidRPr="00294701">
        <w:rPr>
          <w:rFonts w:ascii="微软雅黑" w:eastAsia="微软雅黑" w:hAnsi="微软雅黑" w:hint="eastAsia"/>
          <w:sz w:val="28"/>
          <w:szCs w:val="28"/>
        </w:rPr>
        <w:t>主要参考文献</w:t>
      </w:r>
    </w:p>
    <w:p w14:paraId="0A056625" w14:textId="77777777" w:rsidR="004D72B5" w:rsidRPr="00294701" w:rsidRDefault="004D72B5" w:rsidP="004D72B5">
      <w:pPr>
        <w:ind w:firstLineChars="200" w:firstLine="560"/>
        <w:jc w:val="left"/>
        <w:rPr>
          <w:rFonts w:ascii="微软雅黑" w:eastAsia="微软雅黑" w:hAnsi="微软雅黑" w:hint="eastAsia"/>
          <w:sz w:val="28"/>
          <w:szCs w:val="28"/>
        </w:rPr>
      </w:pPr>
      <w:r>
        <w:rPr>
          <w:rFonts w:ascii="微软雅黑" w:eastAsia="微软雅黑" w:hAnsi="微软雅黑" w:hint="eastAsia"/>
          <w:sz w:val="28"/>
          <w:szCs w:val="28"/>
        </w:rPr>
        <w:t>1.</w:t>
      </w:r>
      <w:r w:rsidRPr="00294701">
        <w:rPr>
          <w:rFonts w:ascii="微软雅黑" w:eastAsia="微软雅黑" w:hAnsi="微软雅黑" w:hint="eastAsia"/>
          <w:sz w:val="28"/>
          <w:szCs w:val="28"/>
        </w:rPr>
        <w:t>“主要参考文献”字样位置居中，段前段后各空一行，小二号宋体，加粗，结尾处无标点符号。</w:t>
      </w:r>
    </w:p>
    <w:p w14:paraId="0C2C510B" w14:textId="77777777" w:rsidR="004D72B5" w:rsidRDefault="004D72B5" w:rsidP="004D72B5">
      <w:pPr>
        <w:ind w:firstLineChars="200" w:firstLine="560"/>
        <w:jc w:val="left"/>
        <w:rPr>
          <w:rFonts w:ascii="微软雅黑" w:eastAsia="微软雅黑" w:hAnsi="微软雅黑" w:hint="eastAsia"/>
          <w:sz w:val="28"/>
          <w:szCs w:val="28"/>
        </w:rPr>
      </w:pPr>
      <w:r>
        <w:rPr>
          <w:rFonts w:ascii="微软雅黑" w:eastAsia="微软雅黑" w:hAnsi="微软雅黑" w:hint="eastAsia"/>
          <w:sz w:val="28"/>
          <w:szCs w:val="28"/>
        </w:rPr>
        <w:t>2.</w:t>
      </w:r>
      <w:r w:rsidRPr="00294701">
        <w:rPr>
          <w:rFonts w:ascii="微软雅黑" w:eastAsia="微软雅黑" w:hAnsi="微软雅黑" w:hint="eastAsia"/>
          <w:sz w:val="28"/>
          <w:szCs w:val="28"/>
        </w:rPr>
        <w:t>主要参考文献的各条参考文献</w:t>
      </w:r>
      <w:r>
        <w:rPr>
          <w:rFonts w:ascii="微软雅黑" w:eastAsia="微软雅黑" w:hAnsi="微软雅黑" w:hint="eastAsia"/>
          <w:sz w:val="28"/>
          <w:szCs w:val="28"/>
        </w:rPr>
        <w:t>顶格对齐，不要缩进，</w:t>
      </w:r>
      <w:r w:rsidRPr="00294701">
        <w:rPr>
          <w:rFonts w:ascii="微软雅黑" w:eastAsia="微软雅黑" w:hAnsi="微软雅黑" w:hint="eastAsia"/>
          <w:sz w:val="28"/>
          <w:szCs w:val="28"/>
        </w:rPr>
        <w:t>超过一行时，应“悬挂缩进”两个字符</w:t>
      </w:r>
      <w:r>
        <w:rPr>
          <w:rFonts w:ascii="微软雅黑" w:eastAsia="微软雅黑" w:hAnsi="微软雅黑" w:hint="eastAsia"/>
          <w:sz w:val="28"/>
          <w:szCs w:val="28"/>
        </w:rPr>
        <w:t>。</w:t>
      </w:r>
      <w:r w:rsidRPr="00294701">
        <w:rPr>
          <w:rFonts w:ascii="微软雅黑" w:eastAsia="微软雅黑" w:hAnsi="微软雅黑" w:hint="eastAsia"/>
          <w:sz w:val="28"/>
          <w:szCs w:val="28"/>
        </w:rPr>
        <w:t>字号一律用五号宋体</w:t>
      </w:r>
      <w:r>
        <w:rPr>
          <w:rFonts w:ascii="微软雅黑" w:eastAsia="微软雅黑" w:hAnsi="微软雅黑" w:hint="eastAsia"/>
          <w:sz w:val="28"/>
          <w:szCs w:val="28"/>
        </w:rPr>
        <w:t>。</w:t>
      </w:r>
      <w:r w:rsidRPr="00294701">
        <w:rPr>
          <w:rFonts w:ascii="微软雅黑" w:eastAsia="微软雅黑" w:hAnsi="微软雅黑" w:hint="eastAsia"/>
          <w:sz w:val="28"/>
          <w:szCs w:val="28"/>
        </w:rPr>
        <w:t>列序号，序号在方括号（即“[X]”）内列示，括号后空一格，再接相应的文献信息。</w:t>
      </w:r>
      <w:r>
        <w:rPr>
          <w:rFonts w:ascii="微软雅黑" w:eastAsia="微软雅黑" w:hAnsi="微软雅黑" w:hint="eastAsia"/>
          <w:sz w:val="28"/>
          <w:szCs w:val="28"/>
        </w:rPr>
        <w:t>中文文献</w:t>
      </w:r>
      <w:r w:rsidRPr="00294701">
        <w:rPr>
          <w:rFonts w:ascii="微软雅黑" w:eastAsia="微软雅黑" w:hAnsi="微软雅黑" w:hint="eastAsia"/>
          <w:sz w:val="28"/>
          <w:szCs w:val="28"/>
        </w:rPr>
        <w:t>各要素之间的小圆点宜用全角的圆点符号（即“．”），</w:t>
      </w:r>
      <w:r>
        <w:rPr>
          <w:rFonts w:ascii="微软雅黑" w:eastAsia="微软雅黑" w:hAnsi="微软雅黑" w:hint="eastAsia"/>
          <w:sz w:val="28"/>
          <w:szCs w:val="28"/>
        </w:rPr>
        <w:t>姓名之间用全角的“，”号。</w:t>
      </w:r>
    </w:p>
    <w:p w14:paraId="1B2DBDEF" w14:textId="77777777" w:rsidR="004D72B5" w:rsidRDefault="004D72B5" w:rsidP="004D72B5">
      <w:pPr>
        <w:ind w:firstLineChars="200" w:firstLine="560"/>
        <w:jc w:val="left"/>
        <w:rPr>
          <w:rFonts w:ascii="微软雅黑" w:eastAsia="微软雅黑" w:hAnsi="微软雅黑" w:hint="eastAsia"/>
          <w:sz w:val="28"/>
          <w:szCs w:val="28"/>
        </w:rPr>
      </w:pPr>
      <w:r>
        <w:rPr>
          <w:rFonts w:ascii="微软雅黑" w:eastAsia="微软雅黑" w:hAnsi="微软雅黑" w:hint="eastAsia"/>
          <w:sz w:val="28"/>
          <w:szCs w:val="28"/>
        </w:rPr>
        <w:t>3.</w:t>
      </w:r>
      <w:r w:rsidRPr="00294701">
        <w:rPr>
          <w:rFonts w:ascii="微软雅黑" w:eastAsia="微软雅黑" w:hAnsi="微软雅黑" w:hint="eastAsia"/>
          <w:sz w:val="28"/>
          <w:szCs w:val="28"/>
        </w:rPr>
        <w:t>外文文献中的论题宜用斜体标示。</w:t>
      </w:r>
    </w:p>
    <w:p w14:paraId="44DC305F" w14:textId="77777777" w:rsidR="004D72B5" w:rsidRPr="00294701" w:rsidRDefault="004D72B5" w:rsidP="004D72B5">
      <w:pPr>
        <w:ind w:firstLineChars="200" w:firstLine="560"/>
        <w:jc w:val="left"/>
        <w:rPr>
          <w:rFonts w:ascii="微软雅黑" w:eastAsia="微软雅黑" w:hAnsi="微软雅黑" w:hint="eastAsia"/>
          <w:sz w:val="28"/>
          <w:szCs w:val="28"/>
        </w:rPr>
      </w:pPr>
      <w:r>
        <w:rPr>
          <w:rFonts w:ascii="微软雅黑" w:eastAsia="微软雅黑" w:hAnsi="微软雅黑" w:hint="eastAsia"/>
          <w:sz w:val="28"/>
          <w:szCs w:val="28"/>
        </w:rPr>
        <w:t>（1）中文图书</w:t>
      </w:r>
    </w:p>
    <w:p w14:paraId="4E388F57" w14:textId="77777777" w:rsidR="004D72B5" w:rsidRPr="00294701" w:rsidRDefault="004D72B5" w:rsidP="004D72B5">
      <w:pPr>
        <w:ind w:firstLineChars="200" w:firstLine="560"/>
        <w:jc w:val="left"/>
        <w:rPr>
          <w:rFonts w:ascii="微软雅黑" w:eastAsia="微软雅黑" w:hAnsi="微软雅黑" w:hint="eastAsia"/>
          <w:sz w:val="28"/>
          <w:szCs w:val="28"/>
        </w:rPr>
      </w:pPr>
      <w:r w:rsidRPr="00294701">
        <w:rPr>
          <w:rFonts w:ascii="微软雅黑" w:eastAsia="微软雅黑" w:hAnsi="微软雅黑" w:hint="eastAsia"/>
          <w:sz w:val="28"/>
          <w:szCs w:val="28"/>
        </w:rPr>
        <w:t>[序号] 作者．书名．版次．出版地：出版者，出版年：引用部分起-止页．</w:t>
      </w:r>
    </w:p>
    <w:p w14:paraId="6ADFECD9" w14:textId="77777777" w:rsidR="004D72B5" w:rsidRPr="00294701" w:rsidRDefault="004D72B5" w:rsidP="004D72B5">
      <w:pPr>
        <w:ind w:firstLineChars="200" w:firstLine="560"/>
        <w:jc w:val="left"/>
        <w:rPr>
          <w:rFonts w:ascii="微软雅黑" w:eastAsia="微软雅黑" w:hAnsi="微软雅黑" w:hint="eastAsia"/>
          <w:sz w:val="28"/>
          <w:szCs w:val="28"/>
        </w:rPr>
      </w:pPr>
      <w:r w:rsidRPr="00294701">
        <w:rPr>
          <w:rFonts w:ascii="微软雅黑" w:eastAsia="微软雅黑" w:hAnsi="微软雅黑" w:hint="eastAsia"/>
          <w:sz w:val="28"/>
          <w:szCs w:val="28"/>
        </w:rPr>
        <w:t xml:space="preserve">[1] </w:t>
      </w:r>
      <w:proofErr w:type="gramStart"/>
      <w:r w:rsidRPr="00294701">
        <w:rPr>
          <w:rFonts w:ascii="微软雅黑" w:eastAsia="微软雅黑" w:hAnsi="微软雅黑" w:hint="eastAsia"/>
          <w:sz w:val="28"/>
          <w:szCs w:val="28"/>
        </w:rPr>
        <w:t>胡寿松</w:t>
      </w:r>
      <w:proofErr w:type="gramEnd"/>
      <w:r w:rsidRPr="00294701">
        <w:rPr>
          <w:rFonts w:ascii="微软雅黑" w:eastAsia="微软雅黑" w:hAnsi="微软雅黑" w:hint="eastAsia"/>
          <w:sz w:val="28"/>
          <w:szCs w:val="28"/>
        </w:rPr>
        <w:t>．自动控制原理[M]．北京：国防工业出版社,1984：12－18.</w:t>
      </w:r>
    </w:p>
    <w:p w14:paraId="2B8E1E6B" w14:textId="77777777" w:rsidR="004D72B5" w:rsidRPr="00294701" w:rsidRDefault="004D72B5" w:rsidP="004D72B5">
      <w:pPr>
        <w:ind w:firstLineChars="200" w:firstLine="560"/>
        <w:jc w:val="left"/>
        <w:rPr>
          <w:rFonts w:ascii="微软雅黑" w:eastAsia="微软雅黑" w:hAnsi="微软雅黑"/>
          <w:sz w:val="28"/>
          <w:szCs w:val="28"/>
        </w:rPr>
      </w:pPr>
      <w:r>
        <w:rPr>
          <w:rFonts w:ascii="微软雅黑" w:eastAsia="微软雅黑" w:hAnsi="微软雅黑" w:hint="eastAsia"/>
          <w:sz w:val="28"/>
          <w:szCs w:val="28"/>
        </w:rPr>
        <w:t>（2）</w:t>
      </w:r>
      <w:r w:rsidRPr="00294701">
        <w:rPr>
          <w:rFonts w:ascii="微软雅黑" w:eastAsia="微软雅黑" w:hAnsi="微软雅黑" w:hint="eastAsia"/>
          <w:sz w:val="28"/>
          <w:szCs w:val="28"/>
        </w:rPr>
        <w:t>学术刊物类文献</w:t>
      </w:r>
    </w:p>
    <w:p w14:paraId="0631C3C5" w14:textId="77777777" w:rsidR="004D72B5" w:rsidRPr="00294701" w:rsidRDefault="004D72B5" w:rsidP="004D72B5">
      <w:pPr>
        <w:ind w:firstLineChars="200" w:firstLine="560"/>
        <w:jc w:val="left"/>
        <w:rPr>
          <w:rFonts w:ascii="微软雅黑" w:eastAsia="微软雅黑" w:hAnsi="微软雅黑" w:hint="eastAsia"/>
          <w:sz w:val="28"/>
          <w:szCs w:val="28"/>
        </w:rPr>
      </w:pPr>
      <w:r w:rsidRPr="00294701">
        <w:rPr>
          <w:rFonts w:ascii="微软雅黑" w:eastAsia="微软雅黑" w:hAnsi="微软雅黑" w:hint="eastAsia"/>
          <w:sz w:val="28"/>
          <w:szCs w:val="28"/>
        </w:rPr>
        <w:t>[序号] 作者．文章名．学术刊物名（版别），年，卷（期）/年（期）：引用部分起-止页．</w:t>
      </w:r>
    </w:p>
    <w:p w14:paraId="3E300853" w14:textId="77777777" w:rsidR="004D72B5" w:rsidRDefault="004D72B5" w:rsidP="004D72B5">
      <w:pPr>
        <w:ind w:firstLineChars="200" w:firstLine="560"/>
        <w:jc w:val="left"/>
        <w:rPr>
          <w:rFonts w:ascii="微软雅黑" w:eastAsia="微软雅黑" w:hAnsi="微软雅黑" w:hint="eastAsia"/>
          <w:sz w:val="28"/>
          <w:szCs w:val="28"/>
        </w:rPr>
      </w:pPr>
      <w:r w:rsidRPr="00294701">
        <w:rPr>
          <w:rFonts w:ascii="微软雅黑" w:eastAsia="微软雅黑" w:hAnsi="微软雅黑" w:hint="eastAsia"/>
          <w:sz w:val="28"/>
          <w:szCs w:val="28"/>
        </w:rPr>
        <w:t>[3] 张晓东</w:t>
      </w:r>
      <w:r>
        <w:rPr>
          <w:rFonts w:ascii="微软雅黑" w:eastAsia="微软雅黑" w:hAnsi="微软雅黑" w:hint="eastAsia"/>
          <w:sz w:val="28"/>
          <w:szCs w:val="28"/>
        </w:rPr>
        <w:t>，</w:t>
      </w:r>
      <w:r w:rsidRPr="00294701">
        <w:rPr>
          <w:rFonts w:ascii="微软雅黑" w:eastAsia="微软雅黑" w:hAnsi="微软雅黑" w:hint="eastAsia"/>
          <w:sz w:val="28"/>
          <w:szCs w:val="28"/>
        </w:rPr>
        <w:t>张庆红，叶瑾琳，等．企业管理学研究的若干理论问题[J]．北京大学学报（哲学社会科学版），1999，35（2）：101-106．</w:t>
      </w:r>
    </w:p>
    <w:p w14:paraId="53BC34FD" w14:textId="77777777" w:rsidR="004D72B5" w:rsidRDefault="004D72B5" w:rsidP="004D72B5">
      <w:pPr>
        <w:ind w:firstLineChars="200" w:firstLine="560"/>
        <w:jc w:val="left"/>
        <w:rPr>
          <w:rFonts w:ascii="微软雅黑" w:eastAsia="微软雅黑" w:hAnsi="微软雅黑" w:hint="eastAsia"/>
          <w:sz w:val="28"/>
          <w:szCs w:val="28"/>
        </w:rPr>
      </w:pPr>
      <w:r>
        <w:rPr>
          <w:rFonts w:ascii="微软雅黑" w:eastAsia="微软雅黑" w:hAnsi="微软雅黑" w:hint="eastAsia"/>
          <w:sz w:val="28"/>
          <w:szCs w:val="28"/>
        </w:rPr>
        <w:t>4.参考文献要标注在文中。</w:t>
      </w:r>
    </w:p>
    <w:p w14:paraId="53A38083" w14:textId="1050DE3D" w:rsidR="004D72B5" w:rsidRPr="004D72B5" w:rsidRDefault="004D72B5" w:rsidP="004D72B5">
      <w:pPr>
        <w:ind w:firstLineChars="200" w:firstLine="560"/>
        <w:jc w:val="left"/>
      </w:pPr>
      <w:r>
        <w:rPr>
          <w:rFonts w:ascii="微软雅黑" w:eastAsia="微软雅黑" w:hAnsi="微软雅黑" w:hint="eastAsia"/>
          <w:sz w:val="28"/>
          <w:szCs w:val="28"/>
        </w:rPr>
        <w:t>标注和注释</w:t>
      </w:r>
      <w:r w:rsidRPr="002217DC">
        <w:rPr>
          <w:rFonts w:ascii="微软雅黑" w:eastAsia="微软雅黑" w:hAnsi="微软雅黑" w:hint="eastAsia"/>
          <w:sz w:val="28"/>
          <w:szCs w:val="28"/>
        </w:rPr>
        <w:t>不宜直接置于单列一行的条、款、项、目上，也不宜直接置于相关表格名、插图名以及公式之后，而应当置于相应的导入性文字中</w:t>
      </w:r>
      <w:r>
        <w:rPr>
          <w:rFonts w:ascii="微软雅黑" w:eastAsia="微软雅黑" w:hAnsi="微软雅黑" w:hint="eastAsia"/>
          <w:sz w:val="28"/>
          <w:szCs w:val="28"/>
        </w:rPr>
        <w:t>。</w:t>
      </w:r>
      <w:r w:rsidRPr="002217DC">
        <w:rPr>
          <w:rFonts w:ascii="微软雅黑" w:eastAsia="微软雅黑" w:hAnsi="微软雅黑" w:hint="eastAsia"/>
          <w:sz w:val="28"/>
          <w:szCs w:val="28"/>
        </w:rPr>
        <w:t>除直接引注外，注释序号一般宜插于文尾的标点符号内。</w:t>
      </w:r>
      <w:bookmarkStart w:id="394" w:name="_GoBack"/>
      <w:bookmarkEnd w:id="394"/>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09EC5A" w14:textId="77777777" w:rsidR="001C4420" w:rsidRPr="005C1A0A" w:rsidRDefault="001C4420" w:rsidP="005C1A0A">
      <w:pPr>
        <w:pStyle w:val="a5"/>
        <w:rPr>
          <w:sz w:val="8"/>
          <w:szCs w:val="8"/>
        </w:rPr>
      </w:pPr>
    </w:p>
  </w:endnote>
  <w:endnote w:type="continuationSeparator" w:id="0">
    <w:p w14:paraId="7D6C5241" w14:textId="77777777" w:rsidR="001C4420" w:rsidRDefault="001C4420" w:rsidP="00F774C8">
      <w:r>
        <w:continuationSeparator/>
      </w:r>
    </w:p>
  </w:endnote>
  <w:endnote w:id="1">
    <w:p w14:paraId="7E03AF9F" w14:textId="698A324F" w:rsidR="00927750" w:rsidRPr="0063048D" w:rsidRDefault="00927750" w:rsidP="00927750">
      <w:pPr>
        <w:pStyle w:val="aa"/>
        <w:adjustRightInd w:val="0"/>
        <w:spacing w:line="300" w:lineRule="auto"/>
        <w:ind w:left="420" w:hangingChars="200" w:hanging="420"/>
        <w:rPr>
          <w:rFonts w:ascii="宋体" w:hAnsi="宋体"/>
        </w:rPr>
        <w:pPrChange w:id="10" w:author="lff" w:date="2020-03-20T11:24:00Z">
          <w:pPr>
            <w:pStyle w:val="aa"/>
            <w:adjustRightInd w:val="0"/>
            <w:spacing w:line="300" w:lineRule="auto"/>
          </w:pPr>
        </w:pPrChange>
      </w:pPr>
      <w:r w:rsidRPr="0063048D">
        <w:rPr>
          <w:rStyle w:val="ab"/>
          <w:rFonts w:ascii="宋体" w:hAnsi="宋体"/>
          <w:vertAlign w:val="baseline"/>
        </w:rPr>
        <w:t>[</w:t>
      </w:r>
      <w:r w:rsidRPr="0063048D">
        <w:rPr>
          <w:rStyle w:val="ab"/>
          <w:rFonts w:ascii="宋体" w:hAnsi="宋体"/>
          <w:vertAlign w:val="baseline"/>
        </w:rPr>
        <w:endnoteRef/>
      </w:r>
      <w:r w:rsidRPr="0063048D">
        <w:rPr>
          <w:rStyle w:val="ab"/>
          <w:rFonts w:ascii="宋体" w:hAnsi="宋体"/>
          <w:vertAlign w:val="baseline"/>
        </w:rPr>
        <w:t>]</w:t>
      </w:r>
      <w:r w:rsidRPr="0063048D">
        <w:rPr>
          <w:rFonts w:ascii="宋体" w:hAnsi="宋体"/>
        </w:rPr>
        <w:t xml:space="preserve"> </w:t>
      </w:r>
      <w:r w:rsidRPr="0063048D">
        <w:rPr>
          <w:rFonts w:ascii="宋体" w:hAnsi="宋体" w:hint="eastAsia"/>
        </w:rPr>
        <w:t>Luger, George. 人工智能：复杂问题求解的结构和策略. 由史忠植 等翻译 原书第4版. 北京: 机械工业出版社. 2004. ISBN 7-111-12944-X （中文）.</w:t>
      </w:r>
    </w:p>
  </w:endnote>
  <w:endnote w:id="2">
    <w:p w14:paraId="2B465711" w14:textId="2CAC5DF4" w:rsidR="00927750" w:rsidRPr="0063048D" w:rsidRDefault="00927750" w:rsidP="00927750">
      <w:pPr>
        <w:pStyle w:val="aa"/>
        <w:adjustRightInd w:val="0"/>
        <w:spacing w:line="300" w:lineRule="auto"/>
        <w:ind w:left="420" w:hangingChars="200" w:hanging="420"/>
        <w:rPr>
          <w:rFonts w:ascii="宋体" w:hAnsi="宋体"/>
        </w:rPr>
        <w:pPrChange w:id="17" w:author="lff" w:date="2020-03-20T11:24:00Z">
          <w:pPr>
            <w:pStyle w:val="aa"/>
            <w:adjustRightInd w:val="0"/>
            <w:spacing w:line="300" w:lineRule="auto"/>
          </w:pPr>
        </w:pPrChange>
      </w:pPr>
      <w:r w:rsidRPr="0063048D">
        <w:rPr>
          <w:rStyle w:val="ab"/>
          <w:rFonts w:ascii="宋体" w:hAnsi="宋体"/>
          <w:vertAlign w:val="baseline"/>
        </w:rPr>
        <w:t>[</w:t>
      </w:r>
      <w:r w:rsidRPr="0063048D">
        <w:rPr>
          <w:rStyle w:val="ab"/>
          <w:rFonts w:ascii="宋体" w:hAnsi="宋体"/>
          <w:vertAlign w:val="baseline"/>
        </w:rPr>
        <w:endnoteRef/>
      </w:r>
      <w:r w:rsidRPr="0063048D">
        <w:rPr>
          <w:rStyle w:val="ab"/>
          <w:rFonts w:ascii="宋体" w:hAnsi="宋体"/>
          <w:vertAlign w:val="baseline"/>
        </w:rPr>
        <w:t>]</w:t>
      </w:r>
      <w:r w:rsidRPr="0063048D">
        <w:rPr>
          <w:rFonts w:ascii="宋体" w:hAnsi="宋体"/>
        </w:rPr>
        <w:t xml:space="preserve"> </w:t>
      </w:r>
      <w:r w:rsidRPr="0063048D">
        <w:rPr>
          <w:rFonts w:ascii="宋体" w:hAnsi="宋体" w:hint="eastAsia"/>
        </w:rPr>
        <w:t>徐庆. 驾校网络预约服务系统设计与实现[D].</w:t>
      </w:r>
      <w:r w:rsidRPr="0063048D">
        <w:rPr>
          <w:rFonts w:ascii="宋体" w:hAnsi="宋体"/>
        </w:rPr>
        <w:t xml:space="preserve"> </w:t>
      </w:r>
      <w:r w:rsidRPr="0063048D">
        <w:rPr>
          <w:rFonts w:ascii="宋体" w:hAnsi="宋体" w:hint="eastAsia"/>
        </w:rPr>
        <w:t>吉林大学.</w:t>
      </w:r>
      <w:r w:rsidRPr="0063048D">
        <w:rPr>
          <w:rFonts w:ascii="宋体" w:hAnsi="宋体"/>
        </w:rPr>
        <w:t xml:space="preserve"> 2015.</w:t>
      </w:r>
    </w:p>
  </w:endnote>
  <w:endnote w:id="3">
    <w:p w14:paraId="70DC1432" w14:textId="55F04DCE" w:rsidR="00927750" w:rsidRPr="0063048D" w:rsidRDefault="00927750" w:rsidP="00927750">
      <w:pPr>
        <w:pStyle w:val="aa"/>
        <w:adjustRightInd w:val="0"/>
        <w:spacing w:line="300" w:lineRule="auto"/>
        <w:ind w:left="420" w:hangingChars="200" w:hanging="420"/>
        <w:rPr>
          <w:rFonts w:ascii="宋体" w:hAnsi="宋体"/>
        </w:rPr>
        <w:pPrChange w:id="18" w:author="lff" w:date="2020-03-20T11:24:00Z">
          <w:pPr>
            <w:pStyle w:val="aa"/>
            <w:adjustRightInd w:val="0"/>
            <w:spacing w:line="300" w:lineRule="auto"/>
          </w:pPr>
        </w:pPrChange>
      </w:pPr>
      <w:r w:rsidRPr="0063048D">
        <w:rPr>
          <w:rStyle w:val="ab"/>
          <w:rFonts w:ascii="宋体" w:hAnsi="宋体"/>
          <w:vertAlign w:val="baseline"/>
        </w:rPr>
        <w:t>[</w:t>
      </w:r>
      <w:r w:rsidRPr="0063048D">
        <w:rPr>
          <w:rStyle w:val="ab"/>
          <w:rFonts w:ascii="宋体" w:hAnsi="宋体"/>
          <w:vertAlign w:val="baseline"/>
        </w:rPr>
        <w:endnoteRef/>
      </w:r>
      <w:r w:rsidRPr="0063048D">
        <w:rPr>
          <w:rStyle w:val="ab"/>
          <w:rFonts w:ascii="宋体" w:hAnsi="宋体"/>
          <w:vertAlign w:val="baseline"/>
        </w:rPr>
        <w:t>]</w:t>
      </w:r>
      <w:r w:rsidRPr="0063048D">
        <w:rPr>
          <w:rFonts w:ascii="宋体" w:hAnsi="宋体"/>
        </w:rPr>
        <w:t xml:space="preserve"> </w:t>
      </w:r>
      <w:r w:rsidRPr="0063048D">
        <w:rPr>
          <w:rFonts w:ascii="宋体" w:hAnsi="宋体" w:hint="eastAsia"/>
        </w:rPr>
        <w:t xml:space="preserve">孙根. (0). 基于SSM框架的驾校管理平台的研究与实现. (Doctoral dissertation). </w:t>
      </w:r>
      <w:r w:rsidRPr="0063048D">
        <w:rPr>
          <w:rFonts w:ascii="宋体" w:hAnsi="宋体"/>
        </w:rPr>
        <w:t xml:space="preserve"> </w:t>
      </w:r>
      <w:r w:rsidRPr="0063048D">
        <w:rPr>
          <w:rFonts w:ascii="宋体" w:hAnsi="宋体" w:hint="eastAsia"/>
        </w:rPr>
        <w:t>武汉邮电科学研究院.</w:t>
      </w:r>
      <w:r w:rsidRPr="0063048D">
        <w:rPr>
          <w:rFonts w:ascii="宋体" w:hAnsi="宋体"/>
        </w:rPr>
        <w:t xml:space="preserve"> </w:t>
      </w:r>
      <w:r w:rsidRPr="0063048D">
        <w:rPr>
          <w:rFonts w:ascii="宋体" w:hAnsi="宋体" w:hint="eastAsia"/>
        </w:rPr>
        <w:t>2</w:t>
      </w:r>
      <w:r w:rsidRPr="0063048D">
        <w:rPr>
          <w:rFonts w:ascii="宋体" w:hAnsi="宋体"/>
        </w:rPr>
        <w:t>017.</w:t>
      </w:r>
    </w:p>
  </w:endnote>
  <w:endnote w:id="4">
    <w:p w14:paraId="045E15F7" w14:textId="3C9C51EF" w:rsidR="00927750" w:rsidRPr="0063048D" w:rsidRDefault="00927750" w:rsidP="00927750">
      <w:pPr>
        <w:pStyle w:val="aa"/>
        <w:adjustRightInd w:val="0"/>
        <w:spacing w:line="300" w:lineRule="auto"/>
        <w:ind w:left="420" w:hangingChars="200" w:hanging="420"/>
        <w:rPr>
          <w:rFonts w:ascii="宋体" w:hAnsi="宋体"/>
        </w:rPr>
        <w:pPrChange w:id="43" w:author="lff" w:date="2020-03-20T11:24:00Z">
          <w:pPr>
            <w:pStyle w:val="aa"/>
            <w:adjustRightInd w:val="0"/>
            <w:spacing w:line="300" w:lineRule="auto"/>
          </w:pPr>
        </w:pPrChange>
      </w:pPr>
      <w:r w:rsidRPr="0063048D">
        <w:rPr>
          <w:rStyle w:val="ab"/>
          <w:rFonts w:ascii="宋体" w:hAnsi="宋体"/>
          <w:vertAlign w:val="baseline"/>
        </w:rPr>
        <w:t>[</w:t>
      </w:r>
      <w:r w:rsidRPr="0063048D">
        <w:rPr>
          <w:rStyle w:val="ab"/>
          <w:rFonts w:ascii="宋体" w:hAnsi="宋体"/>
          <w:vertAlign w:val="baseline"/>
        </w:rPr>
        <w:endnoteRef/>
      </w:r>
      <w:r w:rsidRPr="0063048D">
        <w:rPr>
          <w:rStyle w:val="ab"/>
          <w:rFonts w:ascii="宋体" w:hAnsi="宋体"/>
          <w:vertAlign w:val="baseline"/>
        </w:rPr>
        <w:t>]</w:t>
      </w:r>
      <w:r w:rsidRPr="0063048D">
        <w:rPr>
          <w:rFonts w:ascii="宋体" w:hAnsi="宋体"/>
        </w:rPr>
        <w:t xml:space="preserve"> </w:t>
      </w:r>
      <w:r w:rsidRPr="0063048D">
        <w:rPr>
          <w:rFonts w:ascii="宋体" w:hAnsi="宋体" w:hint="eastAsia"/>
        </w:rPr>
        <w:t>庞双玉. Git分布式版本控制实现机制探讨[J]. 信息系统工程, 298(10):55-56.</w:t>
      </w:r>
    </w:p>
    <w:p w14:paraId="54001B42" w14:textId="2C28ACD6" w:rsidR="00927750" w:rsidRPr="0063048D" w:rsidRDefault="00927750" w:rsidP="00927750">
      <w:pPr>
        <w:pStyle w:val="aa"/>
        <w:adjustRightInd w:val="0"/>
        <w:spacing w:line="300" w:lineRule="auto"/>
        <w:ind w:left="420" w:hangingChars="200" w:hanging="420"/>
        <w:rPr>
          <w:rFonts w:ascii="宋体" w:hAnsi="宋体"/>
        </w:rPr>
        <w:pPrChange w:id="44" w:author="lff" w:date="2020-03-20T11:24:00Z">
          <w:pPr>
            <w:pStyle w:val="aa"/>
            <w:adjustRightInd w:val="0"/>
            <w:spacing w:line="300" w:lineRule="auto"/>
          </w:pPr>
        </w:pPrChange>
      </w:pPr>
      <w:r w:rsidRPr="0063048D">
        <w:rPr>
          <w:rFonts w:ascii="宋体" w:hAnsi="宋体" w:hint="eastAsia"/>
        </w:rPr>
        <w:t>[</w:t>
      </w:r>
      <w:r w:rsidRPr="0063048D">
        <w:rPr>
          <w:rFonts w:ascii="宋体" w:hAnsi="宋体"/>
        </w:rPr>
        <w:t xml:space="preserve">5] </w:t>
      </w:r>
      <w:r w:rsidRPr="0063048D">
        <w:rPr>
          <w:rFonts w:ascii="宋体" w:hAnsi="宋体" w:hint="eastAsia"/>
        </w:rPr>
        <w:t>张萍. 基于ESP8266和OneNET云平台的远程报警系统[J]. 单片机与嵌入式系统应用, 2017(12):70-73.</w:t>
      </w:r>
    </w:p>
    <w:p w14:paraId="2F7B6ABB" w14:textId="642D6525" w:rsidR="00927750" w:rsidRPr="0063048D" w:rsidRDefault="00927750" w:rsidP="00927750">
      <w:pPr>
        <w:pStyle w:val="aa"/>
        <w:adjustRightInd w:val="0"/>
        <w:spacing w:line="300" w:lineRule="auto"/>
        <w:ind w:left="420" w:hangingChars="200" w:hanging="420"/>
        <w:rPr>
          <w:rFonts w:ascii="宋体" w:hAnsi="宋体"/>
        </w:rPr>
        <w:pPrChange w:id="45" w:author="lff" w:date="2020-03-20T11:24:00Z">
          <w:pPr>
            <w:pStyle w:val="aa"/>
            <w:adjustRightInd w:val="0"/>
            <w:spacing w:line="300" w:lineRule="auto"/>
          </w:pPr>
        </w:pPrChange>
      </w:pPr>
      <w:r w:rsidRPr="0063048D">
        <w:rPr>
          <w:rFonts w:ascii="宋体" w:hAnsi="宋体" w:hint="eastAsia"/>
        </w:rPr>
        <w:t>[</w:t>
      </w:r>
      <w:r w:rsidRPr="0063048D">
        <w:rPr>
          <w:rFonts w:ascii="宋体" w:hAnsi="宋体"/>
        </w:rPr>
        <w:t xml:space="preserve">6] </w:t>
      </w:r>
      <w:r w:rsidRPr="0063048D">
        <w:rPr>
          <w:rFonts w:ascii="宋体" w:hAnsi="宋体" w:hint="eastAsia"/>
        </w:rPr>
        <w:t>牛小宝. 基于MySQL的云数据库设计与实现[D]. 2016.</w:t>
      </w:r>
    </w:p>
    <w:p w14:paraId="3C8E372D" w14:textId="6BAF4CEC" w:rsidR="00927750" w:rsidRPr="0063048D" w:rsidRDefault="00927750" w:rsidP="00927750">
      <w:pPr>
        <w:pStyle w:val="aa"/>
        <w:adjustRightInd w:val="0"/>
        <w:spacing w:line="300" w:lineRule="auto"/>
        <w:ind w:left="420" w:hangingChars="200" w:hanging="420"/>
        <w:rPr>
          <w:rFonts w:ascii="宋体" w:hAnsi="宋体"/>
        </w:rPr>
        <w:pPrChange w:id="46" w:author="lff" w:date="2020-03-20T11:24:00Z">
          <w:pPr>
            <w:pStyle w:val="aa"/>
            <w:adjustRightInd w:val="0"/>
            <w:spacing w:line="300" w:lineRule="auto"/>
          </w:pPr>
        </w:pPrChange>
      </w:pPr>
      <w:r w:rsidRPr="0063048D">
        <w:rPr>
          <w:rFonts w:ascii="宋体" w:hAnsi="宋体" w:hint="eastAsia"/>
        </w:rPr>
        <w:t>[</w:t>
      </w:r>
      <w:r w:rsidRPr="0063048D">
        <w:rPr>
          <w:rFonts w:ascii="宋体" w:hAnsi="宋体"/>
        </w:rPr>
        <w:t xml:space="preserve">7] </w:t>
      </w:r>
      <w:r w:rsidRPr="0063048D">
        <w:rPr>
          <w:rFonts w:ascii="宋体" w:hAnsi="宋体" w:hint="eastAsia"/>
        </w:rPr>
        <w:t>王振宇. 基于Spring Boot的整车出库管理系统设计与开发[D].</w:t>
      </w:r>
    </w:p>
    <w:p w14:paraId="3F26F2BE" w14:textId="081569F2" w:rsidR="00927750" w:rsidRPr="0063048D" w:rsidRDefault="00927750" w:rsidP="00927750">
      <w:pPr>
        <w:pStyle w:val="aa"/>
        <w:adjustRightInd w:val="0"/>
        <w:spacing w:line="300" w:lineRule="auto"/>
        <w:ind w:left="420" w:hangingChars="200" w:hanging="420"/>
        <w:rPr>
          <w:rFonts w:ascii="宋体" w:hAnsi="宋体"/>
        </w:rPr>
        <w:pPrChange w:id="47" w:author="lff" w:date="2020-03-20T11:24:00Z">
          <w:pPr>
            <w:pStyle w:val="aa"/>
            <w:adjustRightInd w:val="0"/>
            <w:spacing w:line="300" w:lineRule="auto"/>
          </w:pPr>
        </w:pPrChange>
      </w:pPr>
      <w:r w:rsidRPr="0063048D">
        <w:rPr>
          <w:rFonts w:ascii="宋体" w:hAnsi="宋体" w:hint="eastAsia"/>
        </w:rPr>
        <w:t>[</w:t>
      </w:r>
      <w:r w:rsidRPr="0063048D">
        <w:rPr>
          <w:rFonts w:ascii="宋体" w:hAnsi="宋体"/>
        </w:rPr>
        <w:t xml:space="preserve">8] </w:t>
      </w:r>
      <w:r w:rsidRPr="0063048D">
        <w:rPr>
          <w:rFonts w:ascii="宋体" w:hAnsi="宋体" w:hint="eastAsia"/>
        </w:rPr>
        <w:t>贺倩. 人工智能技术的发展与应用[J]. 电力信息与通信技术, 2017, 000(009):P.32-37.</w:t>
      </w:r>
    </w:p>
    <w:p w14:paraId="388E17F8" w14:textId="4DF8DACB" w:rsidR="00927750" w:rsidRPr="0063048D" w:rsidRDefault="00927750" w:rsidP="00927750">
      <w:pPr>
        <w:pStyle w:val="aa"/>
        <w:adjustRightInd w:val="0"/>
        <w:spacing w:line="300" w:lineRule="auto"/>
        <w:ind w:left="420" w:hangingChars="200" w:hanging="420"/>
        <w:rPr>
          <w:rFonts w:ascii="宋体" w:hAnsi="宋体"/>
        </w:rPr>
        <w:pPrChange w:id="48" w:author="lff" w:date="2020-03-20T11:24:00Z">
          <w:pPr>
            <w:pStyle w:val="aa"/>
            <w:adjustRightInd w:val="0"/>
            <w:spacing w:line="300" w:lineRule="auto"/>
          </w:pPr>
        </w:pPrChange>
      </w:pPr>
      <w:r w:rsidRPr="0063048D">
        <w:rPr>
          <w:rFonts w:ascii="宋体" w:hAnsi="宋体" w:hint="eastAsia"/>
        </w:rPr>
        <w:t>[</w:t>
      </w:r>
      <w:r w:rsidRPr="0063048D">
        <w:rPr>
          <w:rFonts w:ascii="宋体" w:hAnsi="宋体"/>
        </w:rPr>
        <w:t xml:space="preserve">9] </w:t>
      </w:r>
      <w:r w:rsidRPr="0063048D">
        <w:rPr>
          <w:rFonts w:ascii="宋体" w:hAnsi="宋体" w:hint="eastAsia"/>
        </w:rPr>
        <w:t>袁乐民. 基于STM32的RFID读卡器设计与实现[D]. 2015.</w:t>
      </w:r>
    </w:p>
    <w:p w14:paraId="5EEE6F57" w14:textId="3875D24C" w:rsidR="00927750" w:rsidRPr="0063048D" w:rsidRDefault="00927750" w:rsidP="00927750">
      <w:pPr>
        <w:pStyle w:val="aa"/>
        <w:adjustRightInd w:val="0"/>
        <w:spacing w:line="300" w:lineRule="auto"/>
        <w:ind w:left="420" w:hangingChars="200" w:hanging="420"/>
        <w:rPr>
          <w:rFonts w:ascii="宋体" w:hAnsi="宋体"/>
        </w:rPr>
        <w:pPrChange w:id="49" w:author="lff" w:date="2020-03-20T11:24:00Z">
          <w:pPr>
            <w:pStyle w:val="aa"/>
            <w:adjustRightInd w:val="0"/>
            <w:spacing w:line="300" w:lineRule="auto"/>
          </w:pPr>
        </w:pPrChange>
      </w:pPr>
      <w:r w:rsidRPr="0063048D">
        <w:rPr>
          <w:rFonts w:ascii="宋体" w:hAnsi="宋体" w:hint="eastAsia"/>
        </w:rPr>
        <w:t>[</w:t>
      </w:r>
      <w:r w:rsidRPr="0063048D">
        <w:rPr>
          <w:rFonts w:ascii="宋体" w:hAnsi="宋体"/>
        </w:rPr>
        <w:t xml:space="preserve">10] </w:t>
      </w:r>
      <w:r w:rsidRPr="0063048D">
        <w:rPr>
          <w:rFonts w:ascii="宋体" w:hAnsi="宋体" w:hint="eastAsia"/>
        </w:rPr>
        <w:t>王伟, 刘法胜, Dima. 浅谈驾照通用与国际出行[J]. 山东交通科技, 2014(05):17-19.</w:t>
      </w:r>
    </w:p>
    <w:p w14:paraId="02697E1B" w14:textId="4978B3A8" w:rsidR="00927750" w:rsidRPr="0063048D" w:rsidRDefault="00927750" w:rsidP="00927750">
      <w:pPr>
        <w:pStyle w:val="aa"/>
        <w:adjustRightInd w:val="0"/>
        <w:spacing w:line="300" w:lineRule="auto"/>
        <w:ind w:left="420" w:hangingChars="200" w:hanging="420"/>
        <w:rPr>
          <w:rFonts w:ascii="宋体" w:hAnsi="宋体"/>
        </w:rPr>
        <w:pPrChange w:id="50" w:author="lff" w:date="2020-03-20T11:24:00Z">
          <w:pPr>
            <w:pStyle w:val="aa"/>
            <w:adjustRightInd w:val="0"/>
            <w:spacing w:line="300" w:lineRule="auto"/>
          </w:pPr>
        </w:pPrChange>
      </w:pPr>
      <w:r w:rsidRPr="0063048D">
        <w:rPr>
          <w:rFonts w:ascii="宋体" w:hAnsi="宋体" w:hint="eastAsia"/>
        </w:rPr>
        <w:t>[</w:t>
      </w:r>
      <w:r w:rsidRPr="0063048D">
        <w:rPr>
          <w:rFonts w:ascii="宋体" w:hAnsi="宋体"/>
        </w:rPr>
        <w:t xml:space="preserve">11] </w:t>
      </w:r>
      <w:r w:rsidRPr="0063048D">
        <w:rPr>
          <w:rFonts w:ascii="宋体" w:hAnsi="宋体" w:hint="eastAsia"/>
        </w:rPr>
        <w:t>王祎祎, 王梦倩, 雷馨媛, et al. 驾校的信息化发展水平分析[J]. 办公自动化, 2019, 24(09):31-33.</w:t>
      </w:r>
    </w:p>
    <w:p w14:paraId="369105EE" w14:textId="71F470A3" w:rsidR="00927750" w:rsidRPr="0063048D" w:rsidRDefault="00927750" w:rsidP="00927750">
      <w:pPr>
        <w:pStyle w:val="aa"/>
        <w:adjustRightInd w:val="0"/>
        <w:spacing w:line="300" w:lineRule="auto"/>
        <w:ind w:left="420" w:hangingChars="200" w:hanging="420"/>
        <w:rPr>
          <w:rFonts w:ascii="宋体" w:hAnsi="宋体"/>
        </w:rPr>
        <w:pPrChange w:id="51" w:author="lff" w:date="2020-03-20T11:24:00Z">
          <w:pPr>
            <w:pStyle w:val="aa"/>
            <w:adjustRightInd w:val="0"/>
            <w:spacing w:line="300" w:lineRule="auto"/>
          </w:pPr>
        </w:pPrChange>
      </w:pPr>
      <w:r w:rsidRPr="0063048D">
        <w:rPr>
          <w:rFonts w:ascii="宋体" w:hAnsi="宋体" w:hint="eastAsia"/>
        </w:rPr>
        <w:t>[</w:t>
      </w:r>
      <w:r w:rsidRPr="0063048D">
        <w:rPr>
          <w:rFonts w:ascii="宋体" w:hAnsi="宋体"/>
        </w:rPr>
        <w:t xml:space="preserve">12] </w:t>
      </w:r>
      <w:r w:rsidRPr="0063048D">
        <w:rPr>
          <w:rFonts w:ascii="宋体" w:hAnsi="宋体" w:hint="eastAsia"/>
        </w:rPr>
        <w:t>王成. 基于STM32的超高频RFID读写器软件系统的设计实现[D].</w:t>
      </w:r>
    </w:p>
    <w:p w14:paraId="49920344" w14:textId="6DD79A5E" w:rsidR="00927750" w:rsidRPr="0063048D" w:rsidRDefault="00927750" w:rsidP="00927750">
      <w:pPr>
        <w:pStyle w:val="aa"/>
        <w:adjustRightInd w:val="0"/>
        <w:spacing w:line="300" w:lineRule="auto"/>
        <w:ind w:left="420" w:hangingChars="200" w:hanging="420"/>
        <w:rPr>
          <w:rFonts w:ascii="宋体" w:hAnsi="宋体"/>
        </w:rPr>
        <w:pPrChange w:id="52" w:author="lff" w:date="2020-03-20T11:24:00Z">
          <w:pPr>
            <w:pStyle w:val="aa"/>
            <w:adjustRightInd w:val="0"/>
            <w:spacing w:line="300" w:lineRule="auto"/>
          </w:pPr>
        </w:pPrChange>
      </w:pPr>
      <w:r w:rsidRPr="0063048D">
        <w:rPr>
          <w:rFonts w:ascii="宋体" w:hAnsi="宋体" w:hint="eastAsia"/>
        </w:rPr>
        <w:t>[</w:t>
      </w:r>
      <w:r w:rsidRPr="0063048D">
        <w:rPr>
          <w:rFonts w:ascii="宋体" w:hAnsi="宋体"/>
        </w:rPr>
        <w:t xml:space="preserve">13] </w:t>
      </w:r>
      <w:r w:rsidRPr="0063048D">
        <w:rPr>
          <w:rFonts w:ascii="宋体" w:hAnsi="宋体" w:hint="eastAsia"/>
        </w:rPr>
        <w:t>钱颖雪. 版本控制技术在物联网实践课程中的应用  [J]. 电脑与电信, 2016(10):38-40,共3页.</w:t>
      </w:r>
    </w:p>
    <w:p w14:paraId="034A0B47" w14:textId="6B1E975E" w:rsidR="00927750" w:rsidRPr="0063048D" w:rsidRDefault="00927750" w:rsidP="00927750">
      <w:pPr>
        <w:pStyle w:val="aa"/>
        <w:adjustRightInd w:val="0"/>
        <w:spacing w:line="300" w:lineRule="auto"/>
        <w:ind w:left="420" w:hangingChars="200" w:hanging="420"/>
        <w:rPr>
          <w:rFonts w:ascii="宋体" w:hAnsi="宋体"/>
        </w:rPr>
        <w:pPrChange w:id="53" w:author="lff" w:date="2020-03-20T11:24:00Z">
          <w:pPr>
            <w:pStyle w:val="aa"/>
            <w:adjustRightInd w:val="0"/>
            <w:spacing w:line="300" w:lineRule="auto"/>
          </w:pPr>
        </w:pPrChange>
      </w:pPr>
      <w:r w:rsidRPr="0063048D">
        <w:rPr>
          <w:rFonts w:ascii="宋体" w:hAnsi="宋体" w:hint="eastAsia"/>
        </w:rPr>
        <w:t>[</w:t>
      </w:r>
      <w:r w:rsidRPr="0063048D">
        <w:rPr>
          <w:rFonts w:ascii="宋体" w:hAnsi="宋体"/>
        </w:rPr>
        <w:t xml:space="preserve">14] </w:t>
      </w:r>
      <w:r w:rsidRPr="0063048D">
        <w:rPr>
          <w:rFonts w:ascii="宋体" w:hAnsi="宋体" w:hint="eastAsia"/>
        </w:rPr>
        <w:t>徐庆. 驾校网络预约服务系统设计与实现[D].</w:t>
      </w:r>
    </w:p>
    <w:p w14:paraId="0FA1D482" w14:textId="491CBEC0" w:rsidR="00927750" w:rsidRDefault="00927750" w:rsidP="00927750">
      <w:pPr>
        <w:pStyle w:val="aa"/>
        <w:adjustRightInd w:val="0"/>
        <w:spacing w:line="300" w:lineRule="auto"/>
        <w:ind w:left="420" w:hangingChars="200" w:hanging="420"/>
        <w:pPrChange w:id="54" w:author="lff" w:date="2020-03-20T11:24:00Z">
          <w:pPr>
            <w:pStyle w:val="aa"/>
            <w:adjustRightInd w:val="0"/>
            <w:spacing w:line="300" w:lineRule="auto"/>
          </w:pPr>
        </w:pPrChange>
      </w:pPr>
      <w:r w:rsidRPr="0063048D">
        <w:rPr>
          <w:rFonts w:ascii="宋体" w:hAnsi="宋体" w:hint="eastAsia"/>
        </w:rPr>
        <w:t>[</w:t>
      </w:r>
      <w:r w:rsidRPr="0063048D">
        <w:rPr>
          <w:rFonts w:ascii="宋体" w:hAnsi="宋体"/>
        </w:rPr>
        <w:t xml:space="preserve">15] </w:t>
      </w:r>
      <w:r w:rsidRPr="0063048D">
        <w:rPr>
          <w:rFonts w:ascii="宋体" w:hAnsi="宋体" w:hint="eastAsia"/>
        </w:rPr>
        <w:t>史永哲. 基于HTTP协议的远程网站管理平台的实现[J]. 工业仪表与自动化装置, 2016(3):44-46.</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华文新魏">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0EFF06" w14:textId="77777777" w:rsidR="00927750" w:rsidRDefault="00927750" w:rsidP="00E3205B">
    <w:pPr>
      <w:pStyle w:val="a5"/>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0C5A7FA5" w14:textId="77777777" w:rsidR="00927750" w:rsidRDefault="00927750">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3FF08" w14:textId="77777777" w:rsidR="00927750" w:rsidRDefault="00927750" w:rsidP="00E3205B">
    <w:pPr>
      <w:pStyle w:val="a5"/>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Pr>
        <w:rStyle w:val="a8"/>
        <w:noProof/>
      </w:rPr>
      <w:t>1</w:t>
    </w:r>
    <w:r w:rsidRPr="00434D36">
      <w:rPr>
        <w:rStyle w:val="a8"/>
        <w:noProof/>
      </w:rPr>
      <w:t>3</w:t>
    </w:r>
    <w:r>
      <w:rPr>
        <w:rStyle w:val="a8"/>
      </w:rPr>
      <w:fldChar w:fldCharType="end"/>
    </w:r>
  </w:p>
  <w:p w14:paraId="764BC027" w14:textId="77777777" w:rsidR="00927750" w:rsidRDefault="00927750">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86839D" w14:textId="77777777" w:rsidR="00927750" w:rsidRDefault="00927750">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AD5E9B" w14:textId="4B6CB563" w:rsidR="00927750" w:rsidRPr="0071245F" w:rsidRDefault="00927750" w:rsidP="0071245F">
    <w:pPr>
      <w:pStyle w:val="a5"/>
      <w:jc w:val="center"/>
      <w:rPr>
        <w:rFonts w:ascii="宋体" w:hAnsi="宋体"/>
      </w:rPr>
    </w:pPr>
    <w:r w:rsidRPr="0071245F">
      <w:rPr>
        <w:rFonts w:ascii="宋体" w:hAnsi="宋体"/>
      </w:rPr>
      <w:fldChar w:fldCharType="begin"/>
    </w:r>
    <w:r w:rsidRPr="0071245F">
      <w:rPr>
        <w:rFonts w:ascii="宋体" w:hAnsi="宋体"/>
      </w:rPr>
      <w:instrText>PAGE   \* MERGEFORMAT</w:instrText>
    </w:r>
    <w:r w:rsidRPr="0071245F">
      <w:rPr>
        <w:rFonts w:ascii="宋体" w:hAnsi="宋体"/>
      </w:rPr>
      <w:fldChar w:fldCharType="separate"/>
    </w:r>
    <w:r w:rsidR="004D72B5" w:rsidRPr="004D72B5">
      <w:rPr>
        <w:noProof/>
        <w:lang w:val="zh-CN"/>
      </w:rPr>
      <w:t>-</w:t>
    </w:r>
    <w:r w:rsidR="004D72B5">
      <w:rPr>
        <w:rFonts w:ascii="宋体" w:hAnsi="宋体"/>
        <w:noProof/>
      </w:rPr>
      <w:t xml:space="preserve"> 12 -</w:t>
    </w:r>
    <w:r w:rsidRPr="0071245F">
      <w:rPr>
        <w:rFonts w:ascii="宋体" w:hAnsi="宋体"/>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5CD0EF" w14:textId="77777777" w:rsidR="001C4420" w:rsidRDefault="001C4420" w:rsidP="00F774C8">
      <w:r>
        <w:separator/>
      </w:r>
    </w:p>
  </w:footnote>
  <w:footnote w:type="continuationSeparator" w:id="0">
    <w:p w14:paraId="4D23360F" w14:textId="77777777" w:rsidR="001C4420" w:rsidRDefault="001C4420" w:rsidP="00F774C8">
      <w:r>
        <w:continuationSeparator/>
      </w:r>
    </w:p>
  </w:footnote>
  <w:footnote w:id="1">
    <w:p w14:paraId="6AF4EFED" w14:textId="3AC30AEC" w:rsidR="00927750" w:rsidRDefault="00927750">
      <w:pPr>
        <w:pStyle w:val="ac"/>
      </w:pPr>
      <w:r w:rsidRPr="00641002">
        <w:rPr>
          <w:rStyle w:val="ad"/>
          <w:vertAlign w:val="baseline"/>
        </w:rPr>
        <w:footnoteRef/>
      </w:r>
      <w:r>
        <w:t xml:space="preserve"> </w:t>
      </w:r>
      <w:r w:rsidRPr="00434D36">
        <w:rPr>
          <w:rFonts w:hint="eastAsia"/>
        </w:rPr>
        <w:t>H5</w:t>
      </w:r>
      <w:r>
        <w:rPr>
          <w:rFonts w:hint="eastAsia"/>
        </w:rPr>
        <w:t>，即</w:t>
      </w:r>
      <w:r w:rsidRPr="00434D36">
        <w:rPr>
          <w:rFonts w:hint="eastAsia"/>
        </w:rPr>
        <w:t>HTML</w:t>
      </w:r>
      <w:r w:rsidRPr="00434D36">
        <w:t>5</w:t>
      </w:r>
      <w:r>
        <w:rPr>
          <w:rFonts w:hint="eastAsia"/>
        </w:rPr>
        <w:t>，是</w:t>
      </w:r>
      <w:r w:rsidRPr="00434D36">
        <w:rPr>
          <w:rFonts w:hint="eastAsia"/>
        </w:rPr>
        <w:t>HTML</w:t>
      </w:r>
      <w:r>
        <w:rPr>
          <w:rFonts w:hint="eastAsia"/>
        </w:rPr>
        <w:t>的最新修订版本。</w:t>
      </w:r>
    </w:p>
  </w:footnote>
  <w:footnote w:id="2">
    <w:p w14:paraId="00299BAC" w14:textId="77777777" w:rsidR="00927750" w:rsidRPr="004818B2" w:rsidRDefault="00927750" w:rsidP="00A328D6">
      <w:pPr>
        <w:pStyle w:val="ac"/>
        <w:spacing w:line="300" w:lineRule="auto"/>
      </w:pPr>
      <w:r w:rsidRPr="004818B2">
        <w:rPr>
          <w:rStyle w:val="ad"/>
          <w:vertAlign w:val="baseline"/>
        </w:rPr>
        <w:footnoteRef/>
      </w:r>
      <w:r w:rsidRPr="004818B2">
        <w:t xml:space="preserve"> </w:t>
      </w:r>
      <w:r w:rsidRPr="004818B2">
        <w:rPr>
          <w:rFonts w:hint="eastAsia"/>
        </w:rPr>
        <w:t xml:space="preserve">Power Designer </w:t>
      </w:r>
      <w:r w:rsidRPr="004818B2">
        <w:rPr>
          <w:rFonts w:hint="eastAsia"/>
        </w:rPr>
        <w:t>是</w:t>
      </w:r>
      <w:r w:rsidRPr="004818B2">
        <w:rPr>
          <w:rFonts w:hint="eastAsia"/>
        </w:rPr>
        <w:t>Sybase</w:t>
      </w:r>
      <w:r w:rsidRPr="004818B2">
        <w:rPr>
          <w:rFonts w:hint="eastAsia"/>
        </w:rPr>
        <w:t>公司的</w:t>
      </w:r>
      <w:r w:rsidRPr="004818B2">
        <w:rPr>
          <w:rFonts w:hint="eastAsia"/>
        </w:rPr>
        <w:t>CASE</w:t>
      </w:r>
      <w:r w:rsidRPr="004818B2">
        <w:rPr>
          <w:rFonts w:hint="eastAsia"/>
        </w:rPr>
        <w:t>工具集</w:t>
      </w:r>
      <w:r>
        <w:rPr>
          <w:rFonts w:hint="eastAsia"/>
        </w:rPr>
        <w:t>。</w:t>
      </w:r>
      <w:r w:rsidRPr="004818B2">
        <w:rPr>
          <w:rFonts w:hint="eastAsia"/>
        </w:rPr>
        <w:t>利用</w:t>
      </w:r>
      <w:r w:rsidRPr="004818B2">
        <w:rPr>
          <w:rFonts w:hint="eastAsia"/>
        </w:rPr>
        <w:t>Power Designer</w:t>
      </w:r>
      <w:r w:rsidRPr="004818B2">
        <w:rPr>
          <w:rFonts w:hint="eastAsia"/>
        </w:rPr>
        <w:t>可以制作数据流程图、概念数据模型、物理数据模型，还可以为数据仓库制作结构模型，也能对团队设计模型进行控制。</w:t>
      </w:r>
    </w:p>
  </w:footnote>
  <w:footnote w:id="3">
    <w:p w14:paraId="29A6AA63" w14:textId="49AC336E" w:rsidR="00927750" w:rsidRDefault="00927750">
      <w:pPr>
        <w:pStyle w:val="ac"/>
      </w:pPr>
      <w:r w:rsidRPr="009D31AF">
        <w:rPr>
          <w:rStyle w:val="ad"/>
          <w:vertAlign w:val="baseline"/>
        </w:rPr>
        <w:footnoteRef/>
      </w:r>
      <w:r>
        <w:t xml:space="preserve"> </w:t>
      </w:r>
      <w:r w:rsidRPr="0039695A">
        <w:rPr>
          <w:rFonts w:hint="eastAsia"/>
        </w:rPr>
        <w:t>Keil</w:t>
      </w:r>
      <w:r w:rsidRPr="0039695A">
        <w:rPr>
          <w:rFonts w:hint="eastAsia"/>
        </w:rPr>
        <w:t>是德国知名软件公司</w:t>
      </w:r>
      <w:r w:rsidRPr="0039695A">
        <w:rPr>
          <w:rFonts w:hint="eastAsia"/>
        </w:rPr>
        <w:t>Keil</w:t>
      </w:r>
      <w:r w:rsidRPr="0039695A">
        <w:rPr>
          <w:rFonts w:hint="eastAsia"/>
        </w:rPr>
        <w:t>（现已并入</w:t>
      </w:r>
      <w:r w:rsidRPr="0039695A">
        <w:rPr>
          <w:rFonts w:hint="eastAsia"/>
        </w:rPr>
        <w:t xml:space="preserve">ARM </w:t>
      </w:r>
      <w:r w:rsidRPr="0039695A">
        <w:rPr>
          <w:rFonts w:hint="eastAsia"/>
        </w:rPr>
        <w:t>公司）开发的微控制器软件开发平台，是目前</w:t>
      </w:r>
      <w:r w:rsidRPr="0039695A">
        <w:rPr>
          <w:rFonts w:hint="eastAsia"/>
        </w:rPr>
        <w:t>ARM</w:t>
      </w:r>
      <w:r w:rsidRPr="0039695A">
        <w:rPr>
          <w:rFonts w:hint="eastAsia"/>
        </w:rPr>
        <w:t>内核单片机开发的主流工具。</w:t>
      </w:r>
      <w:r w:rsidRPr="0039695A">
        <w:rPr>
          <w:rFonts w:hint="eastAsia"/>
        </w:rPr>
        <w:t>Keil</w:t>
      </w:r>
      <w:r w:rsidRPr="0039695A">
        <w:rPr>
          <w:rFonts w:hint="eastAsia"/>
        </w:rPr>
        <w:t>提供了包括</w:t>
      </w:r>
      <w:r w:rsidRPr="0039695A">
        <w:rPr>
          <w:rFonts w:hint="eastAsia"/>
        </w:rPr>
        <w:t>C</w:t>
      </w:r>
      <w:r w:rsidRPr="0039695A">
        <w:rPr>
          <w:rFonts w:hint="eastAsia"/>
        </w:rPr>
        <w:t>编译器、宏汇编、连接器、库管理和一个功能强大的仿真调试器在内的完整开发方案，通过一个集成开发环境（</w:t>
      </w:r>
      <w:r w:rsidRPr="0039695A">
        <w:rPr>
          <w:rFonts w:hint="eastAsia"/>
        </w:rPr>
        <w:t>uVision</w:t>
      </w:r>
      <w:r w:rsidRPr="0039695A">
        <w:rPr>
          <w:rFonts w:hint="eastAsia"/>
        </w:rPr>
        <w:t>）将这些功能组合在一起。</w:t>
      </w:r>
      <w:r w:rsidRPr="0039695A">
        <w:rPr>
          <w:rFonts w:hint="eastAsia"/>
        </w:rPr>
        <w:t>uVision</w:t>
      </w:r>
      <w:r w:rsidRPr="0039695A">
        <w:rPr>
          <w:rFonts w:hint="eastAsia"/>
        </w:rPr>
        <w:t>当前最高版本是</w:t>
      </w:r>
      <w:r w:rsidRPr="0039695A">
        <w:rPr>
          <w:rFonts w:hint="eastAsia"/>
        </w:rPr>
        <w:t>uVision3,</w:t>
      </w:r>
      <w:r w:rsidRPr="0039695A">
        <w:rPr>
          <w:rFonts w:hint="eastAsia"/>
        </w:rPr>
        <w:t>它的界面和常用的微软</w:t>
      </w:r>
      <w:r w:rsidRPr="0039695A">
        <w:rPr>
          <w:rFonts w:hint="eastAsia"/>
        </w:rPr>
        <w:t>VC++</w:t>
      </w:r>
      <w:r w:rsidRPr="0039695A">
        <w:rPr>
          <w:rFonts w:hint="eastAsia"/>
        </w:rPr>
        <w:t>的界面相似，界面友好，易学易用，在调试程序，软件仿真方面也有很强大的功能。因此很多开发</w:t>
      </w:r>
      <w:r w:rsidRPr="0039695A">
        <w:rPr>
          <w:rFonts w:hint="eastAsia"/>
        </w:rPr>
        <w:t>ARM</w:t>
      </w:r>
      <w:r w:rsidRPr="0039695A">
        <w:rPr>
          <w:rFonts w:hint="eastAsia"/>
        </w:rPr>
        <w:t>应用的工程师，都对它十分喜欢。</w:t>
      </w:r>
    </w:p>
  </w:footnote>
  <w:footnote w:id="4">
    <w:p w14:paraId="3AB99924" w14:textId="69CF33A9" w:rsidR="00927750" w:rsidRDefault="00927750">
      <w:pPr>
        <w:pStyle w:val="ac"/>
      </w:pPr>
      <w:r>
        <w:rPr>
          <w:rStyle w:val="ad"/>
        </w:rPr>
        <w:footnoteRef/>
      </w:r>
      <w:r>
        <w:t xml:space="preserve"> </w:t>
      </w:r>
      <w:r w:rsidRPr="00D03E66">
        <w:rPr>
          <w:rFonts w:hint="eastAsia"/>
        </w:rPr>
        <w:t xml:space="preserve">IDEA </w:t>
      </w:r>
      <w:r w:rsidRPr="00D03E66">
        <w:rPr>
          <w:rFonts w:hint="eastAsia"/>
        </w:rPr>
        <w:t>全称</w:t>
      </w:r>
      <w:r w:rsidRPr="00D03E66">
        <w:rPr>
          <w:rFonts w:hint="eastAsia"/>
        </w:rPr>
        <w:t xml:space="preserve"> IntelliJ IDEA</w:t>
      </w:r>
      <w:r w:rsidRPr="00D03E66">
        <w:rPr>
          <w:rFonts w:hint="eastAsia"/>
        </w:rPr>
        <w:t>，是</w:t>
      </w:r>
      <w:r w:rsidRPr="00D03E66">
        <w:rPr>
          <w:rFonts w:hint="eastAsia"/>
        </w:rPr>
        <w:t>java</w:t>
      </w:r>
      <w:r w:rsidRPr="00D03E66">
        <w:rPr>
          <w:rFonts w:hint="eastAsia"/>
        </w:rPr>
        <w:t>编程语言开发的集成环境。</w:t>
      </w:r>
      <w:r w:rsidRPr="00D03E66">
        <w:rPr>
          <w:rFonts w:hint="eastAsia"/>
        </w:rPr>
        <w:t>IntelliJ</w:t>
      </w:r>
      <w:r w:rsidRPr="00D03E66">
        <w:rPr>
          <w:rFonts w:hint="eastAsia"/>
        </w:rPr>
        <w:t>在业界被公认为最好的</w:t>
      </w:r>
      <w:r w:rsidRPr="00D03E66">
        <w:rPr>
          <w:rFonts w:hint="eastAsia"/>
        </w:rPr>
        <w:t>java</w:t>
      </w:r>
      <w:r w:rsidRPr="00D03E66">
        <w:rPr>
          <w:rFonts w:hint="eastAsia"/>
        </w:rPr>
        <w:t>开发工具，尤其在智能代码助手、代码自动提示、重构、</w:t>
      </w:r>
      <w:r w:rsidRPr="00D03E66">
        <w:rPr>
          <w:rFonts w:hint="eastAsia"/>
        </w:rPr>
        <w:t>J2EE</w:t>
      </w:r>
      <w:r w:rsidRPr="00D03E66">
        <w:rPr>
          <w:rFonts w:hint="eastAsia"/>
        </w:rPr>
        <w:t>支持、各类版本工具</w:t>
      </w:r>
      <w:r w:rsidRPr="00D03E66">
        <w:rPr>
          <w:rFonts w:hint="eastAsia"/>
        </w:rPr>
        <w:t>(git</w:t>
      </w:r>
      <w:r w:rsidRPr="00D03E66">
        <w:rPr>
          <w:rFonts w:hint="eastAsia"/>
        </w:rPr>
        <w:t>、</w:t>
      </w:r>
      <w:r w:rsidRPr="00D03E66">
        <w:rPr>
          <w:rFonts w:hint="eastAsia"/>
        </w:rPr>
        <w:t>svn</w:t>
      </w:r>
      <w:r w:rsidRPr="00D03E66">
        <w:rPr>
          <w:rFonts w:hint="eastAsia"/>
        </w:rPr>
        <w:t>等</w:t>
      </w:r>
      <w:r w:rsidRPr="00D03E66">
        <w:rPr>
          <w:rFonts w:hint="eastAsia"/>
        </w:rPr>
        <w:t>)</w:t>
      </w:r>
      <w:r w:rsidRPr="00D03E66">
        <w:rPr>
          <w:rFonts w:hint="eastAsia"/>
        </w:rPr>
        <w:t>、</w:t>
      </w:r>
      <w:r w:rsidRPr="00D03E66">
        <w:rPr>
          <w:rFonts w:hint="eastAsia"/>
        </w:rPr>
        <w:t>JUnit</w:t>
      </w:r>
      <w:r w:rsidRPr="00D03E66">
        <w:rPr>
          <w:rFonts w:hint="eastAsia"/>
        </w:rPr>
        <w:t>、</w:t>
      </w:r>
      <w:r w:rsidRPr="00D03E66">
        <w:rPr>
          <w:rFonts w:hint="eastAsia"/>
        </w:rPr>
        <w:t>CVS</w:t>
      </w:r>
      <w:r w:rsidRPr="00D03E66">
        <w:rPr>
          <w:rFonts w:hint="eastAsia"/>
        </w:rPr>
        <w:t>整合、代码分析、</w:t>
      </w:r>
      <w:r w:rsidRPr="00D03E66">
        <w:rPr>
          <w:rFonts w:hint="eastAsia"/>
        </w:rPr>
        <w:t xml:space="preserve"> </w:t>
      </w:r>
      <w:r w:rsidRPr="00D03E66">
        <w:rPr>
          <w:rFonts w:hint="eastAsia"/>
        </w:rPr>
        <w:t>创新的</w:t>
      </w:r>
      <w:r w:rsidRPr="00D03E66">
        <w:rPr>
          <w:rFonts w:hint="eastAsia"/>
        </w:rPr>
        <w:t>GUI</w:t>
      </w:r>
      <w:r w:rsidRPr="00D03E66">
        <w:rPr>
          <w:rFonts w:hint="eastAsia"/>
        </w:rPr>
        <w:t>设计等方面的功能可以说是超常的。</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F8C664" w14:textId="50F8CF93" w:rsidR="00927750" w:rsidRPr="0071245F" w:rsidRDefault="00927750" w:rsidP="0071245F">
    <w:pPr>
      <w:jc w:val="center"/>
      <w:rPr>
        <w:rFonts w:ascii="宋体" w:hAnsi="宋体"/>
        <w:sz w:val="18"/>
        <w:szCs w:val="18"/>
      </w:rPr>
    </w:pPr>
    <w:r w:rsidRPr="0071245F">
      <w:rPr>
        <w:rFonts w:ascii="宋体" w:hAnsi="宋体" w:hint="eastAsia"/>
        <w:sz w:val="18"/>
        <w:szCs w:val="18"/>
      </w:rPr>
      <w:t>陇东学院</w:t>
    </w:r>
    <w:r w:rsidRPr="00434D36">
      <w:rPr>
        <w:sz w:val="18"/>
        <w:szCs w:val="18"/>
      </w:rPr>
      <w:t>2016</w:t>
    </w:r>
    <w:r w:rsidRPr="0071245F">
      <w:rPr>
        <w:rFonts w:ascii="宋体" w:hAnsi="宋体" w:hint="eastAsia"/>
        <w:sz w:val="18"/>
        <w:szCs w:val="18"/>
      </w:rPr>
      <w:t>届毕业论文（设计）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792BBA"/>
    <w:multiLevelType w:val="singleLevel"/>
    <w:tmpl w:val="F9060450"/>
    <w:lvl w:ilvl="0">
      <w:start w:val="1"/>
      <w:numFmt w:val="decimal"/>
      <w:suff w:val="space"/>
      <w:lvlText w:val="[%1]"/>
      <w:lvlJc w:val="left"/>
      <w:pPr>
        <w:ind w:left="425" w:hanging="425"/>
      </w:pPr>
      <w:rPr>
        <w:rFonts w:hint="default"/>
      </w:rPr>
    </w:lvl>
  </w:abstractNum>
  <w:abstractNum w:abstractNumId="1">
    <w:nsid w:val="00000005"/>
    <w:multiLevelType w:val="multilevel"/>
    <w:tmpl w:val="00000005"/>
    <w:lvl w:ilvl="0">
      <w:start w:val="1"/>
      <w:numFmt w:val="bullet"/>
      <w:lvlText w:val=""/>
      <w:lvlJc w:val="left"/>
      <w:pPr>
        <w:tabs>
          <w:tab w:val="num" w:pos="833"/>
        </w:tabs>
        <w:ind w:left="833" w:hanging="420"/>
      </w:pPr>
      <w:rPr>
        <w:rFonts w:ascii="Wingdings" w:hAnsi="Wingdings" w:hint="default"/>
      </w:rPr>
    </w:lvl>
    <w:lvl w:ilvl="1">
      <w:start w:val="1"/>
      <w:numFmt w:val="bullet"/>
      <w:lvlText w:val=""/>
      <w:lvlJc w:val="left"/>
      <w:pPr>
        <w:tabs>
          <w:tab w:val="num" w:pos="1253"/>
        </w:tabs>
        <w:ind w:left="1253" w:hanging="420"/>
      </w:pPr>
      <w:rPr>
        <w:rFonts w:ascii="Wingdings" w:hAnsi="Wingdings" w:hint="default"/>
      </w:rPr>
    </w:lvl>
    <w:lvl w:ilvl="2">
      <w:start w:val="1"/>
      <w:numFmt w:val="bullet"/>
      <w:lvlText w:val=""/>
      <w:lvlJc w:val="left"/>
      <w:pPr>
        <w:tabs>
          <w:tab w:val="num" w:pos="1673"/>
        </w:tabs>
        <w:ind w:left="1673" w:hanging="420"/>
      </w:pPr>
      <w:rPr>
        <w:rFonts w:ascii="Wingdings" w:hAnsi="Wingdings" w:hint="default"/>
      </w:rPr>
    </w:lvl>
    <w:lvl w:ilvl="3">
      <w:start w:val="1"/>
      <w:numFmt w:val="bullet"/>
      <w:lvlText w:val=""/>
      <w:lvlJc w:val="left"/>
      <w:pPr>
        <w:tabs>
          <w:tab w:val="num" w:pos="2093"/>
        </w:tabs>
        <w:ind w:left="2093" w:hanging="420"/>
      </w:pPr>
      <w:rPr>
        <w:rFonts w:ascii="Wingdings" w:hAnsi="Wingdings" w:hint="default"/>
      </w:rPr>
    </w:lvl>
    <w:lvl w:ilvl="4">
      <w:start w:val="1"/>
      <w:numFmt w:val="bullet"/>
      <w:lvlText w:val=""/>
      <w:lvlJc w:val="left"/>
      <w:pPr>
        <w:tabs>
          <w:tab w:val="num" w:pos="2513"/>
        </w:tabs>
        <w:ind w:left="2513" w:hanging="420"/>
      </w:pPr>
      <w:rPr>
        <w:rFonts w:ascii="Wingdings" w:hAnsi="Wingdings" w:hint="default"/>
      </w:rPr>
    </w:lvl>
    <w:lvl w:ilvl="5">
      <w:start w:val="1"/>
      <w:numFmt w:val="bullet"/>
      <w:lvlText w:val=""/>
      <w:lvlJc w:val="left"/>
      <w:pPr>
        <w:tabs>
          <w:tab w:val="num" w:pos="2933"/>
        </w:tabs>
        <w:ind w:left="2933" w:hanging="420"/>
      </w:pPr>
      <w:rPr>
        <w:rFonts w:ascii="Wingdings" w:hAnsi="Wingdings" w:hint="default"/>
      </w:rPr>
    </w:lvl>
    <w:lvl w:ilvl="6">
      <w:start w:val="1"/>
      <w:numFmt w:val="bullet"/>
      <w:lvlText w:val=""/>
      <w:lvlJc w:val="left"/>
      <w:pPr>
        <w:tabs>
          <w:tab w:val="num" w:pos="3353"/>
        </w:tabs>
        <w:ind w:left="3353" w:hanging="420"/>
      </w:pPr>
      <w:rPr>
        <w:rFonts w:ascii="Wingdings" w:hAnsi="Wingdings" w:hint="default"/>
      </w:rPr>
    </w:lvl>
    <w:lvl w:ilvl="7">
      <w:start w:val="1"/>
      <w:numFmt w:val="bullet"/>
      <w:lvlText w:val=""/>
      <w:lvlJc w:val="left"/>
      <w:pPr>
        <w:tabs>
          <w:tab w:val="num" w:pos="3773"/>
        </w:tabs>
        <w:ind w:left="3773" w:hanging="420"/>
      </w:pPr>
      <w:rPr>
        <w:rFonts w:ascii="Wingdings" w:hAnsi="Wingdings" w:hint="default"/>
      </w:rPr>
    </w:lvl>
    <w:lvl w:ilvl="8">
      <w:start w:val="1"/>
      <w:numFmt w:val="bullet"/>
      <w:lvlText w:val=""/>
      <w:lvlJc w:val="left"/>
      <w:pPr>
        <w:tabs>
          <w:tab w:val="num" w:pos="4193"/>
        </w:tabs>
        <w:ind w:left="4193" w:hanging="420"/>
      </w:pPr>
      <w:rPr>
        <w:rFonts w:ascii="Wingdings" w:hAnsi="Wingdings" w:hint="default"/>
      </w:rPr>
    </w:lvl>
  </w:abstractNum>
  <w:abstractNum w:abstractNumId="2">
    <w:nsid w:val="03EC1281"/>
    <w:multiLevelType w:val="hybridMultilevel"/>
    <w:tmpl w:val="42A63644"/>
    <w:lvl w:ilvl="0" w:tplc="3690A632">
      <w:start w:val="1"/>
      <w:numFmt w:val="decimal"/>
      <w:suff w:val="spac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47A7106"/>
    <w:multiLevelType w:val="hybridMultilevel"/>
    <w:tmpl w:val="1DA23CC8"/>
    <w:lvl w:ilvl="0" w:tplc="BE9CF6A0">
      <w:start w:val="1"/>
      <w:numFmt w:val="decimal"/>
      <w:suff w:val="spac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3461182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3A7A1C27"/>
    <w:multiLevelType w:val="hybridMultilevel"/>
    <w:tmpl w:val="2E20E6AE"/>
    <w:lvl w:ilvl="0" w:tplc="569E4A34">
      <w:start w:val="1"/>
      <w:numFmt w:val="decimal"/>
      <w:suff w:val="space"/>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74963D7"/>
    <w:multiLevelType w:val="hybridMultilevel"/>
    <w:tmpl w:val="DC6A5DEC"/>
    <w:lvl w:ilvl="0" w:tplc="231405A4">
      <w:start w:val="1"/>
      <w:numFmt w:val="decimal"/>
      <w:suff w:val="spac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7DE6316C"/>
    <w:multiLevelType w:val="hybridMultilevel"/>
    <w:tmpl w:val="24146F10"/>
    <w:lvl w:ilvl="0" w:tplc="01A2066E">
      <w:start w:val="1"/>
      <w:numFmt w:val="decimal"/>
      <w:suff w:val="space"/>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 w:numId="3">
    <w:abstractNumId w:val="5"/>
  </w:num>
  <w:num w:numId="4">
    <w:abstractNumId w:val="6"/>
  </w:num>
  <w:num w:numId="5">
    <w:abstractNumId w:val="3"/>
  </w:num>
  <w:num w:numId="6">
    <w:abstractNumId w:val="7"/>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trackRevisions/>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numFmt w:val="decimalEnclosedCircleChinese"/>
    <w:numRestart w:val="eachPage"/>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60BCB"/>
    <w:rsid w:val="00023F9B"/>
    <w:rsid w:val="00030327"/>
    <w:rsid w:val="00032750"/>
    <w:rsid w:val="00034131"/>
    <w:rsid w:val="00046903"/>
    <w:rsid w:val="00051261"/>
    <w:rsid w:val="000556D6"/>
    <w:rsid w:val="00055CB4"/>
    <w:rsid w:val="00060BCB"/>
    <w:rsid w:val="00067C4C"/>
    <w:rsid w:val="00073AF9"/>
    <w:rsid w:val="0007594E"/>
    <w:rsid w:val="000766FB"/>
    <w:rsid w:val="000842D7"/>
    <w:rsid w:val="00084817"/>
    <w:rsid w:val="00087BE7"/>
    <w:rsid w:val="0009195B"/>
    <w:rsid w:val="00095C1C"/>
    <w:rsid w:val="000A4ED8"/>
    <w:rsid w:val="000B1BBB"/>
    <w:rsid w:val="000B1E52"/>
    <w:rsid w:val="000C2592"/>
    <w:rsid w:val="000C2E24"/>
    <w:rsid w:val="000C5740"/>
    <w:rsid w:val="000C59DB"/>
    <w:rsid w:val="000D04A1"/>
    <w:rsid w:val="000D3479"/>
    <w:rsid w:val="000E3C80"/>
    <w:rsid w:val="000E4D42"/>
    <w:rsid w:val="000E6546"/>
    <w:rsid w:val="000E65C7"/>
    <w:rsid w:val="000E7880"/>
    <w:rsid w:val="000F12D3"/>
    <w:rsid w:val="00105AAA"/>
    <w:rsid w:val="00107560"/>
    <w:rsid w:val="00107EEF"/>
    <w:rsid w:val="00110376"/>
    <w:rsid w:val="001141BD"/>
    <w:rsid w:val="001210F2"/>
    <w:rsid w:val="00122675"/>
    <w:rsid w:val="001259A0"/>
    <w:rsid w:val="00133AEC"/>
    <w:rsid w:val="00141E02"/>
    <w:rsid w:val="001436DB"/>
    <w:rsid w:val="0015775C"/>
    <w:rsid w:val="00163871"/>
    <w:rsid w:val="00164BB5"/>
    <w:rsid w:val="00172F52"/>
    <w:rsid w:val="00180C31"/>
    <w:rsid w:val="00181CF0"/>
    <w:rsid w:val="00186E3D"/>
    <w:rsid w:val="00197939"/>
    <w:rsid w:val="001C4420"/>
    <w:rsid w:val="001D185B"/>
    <w:rsid w:val="001E021D"/>
    <w:rsid w:val="001E1BCF"/>
    <w:rsid w:val="001E22CA"/>
    <w:rsid w:val="001E7A41"/>
    <w:rsid w:val="001F19DD"/>
    <w:rsid w:val="001F1D3C"/>
    <w:rsid w:val="001F4F59"/>
    <w:rsid w:val="001F602D"/>
    <w:rsid w:val="001F60ED"/>
    <w:rsid w:val="00215159"/>
    <w:rsid w:val="00217DCC"/>
    <w:rsid w:val="00221422"/>
    <w:rsid w:val="00227616"/>
    <w:rsid w:val="00227D67"/>
    <w:rsid w:val="00230EBD"/>
    <w:rsid w:val="00231218"/>
    <w:rsid w:val="002341DF"/>
    <w:rsid w:val="00242D2E"/>
    <w:rsid w:val="00250E4A"/>
    <w:rsid w:val="00252223"/>
    <w:rsid w:val="0026153C"/>
    <w:rsid w:val="00266A34"/>
    <w:rsid w:val="00271CAA"/>
    <w:rsid w:val="00276B73"/>
    <w:rsid w:val="00276FAE"/>
    <w:rsid w:val="00290F85"/>
    <w:rsid w:val="00292A51"/>
    <w:rsid w:val="00294562"/>
    <w:rsid w:val="002A2123"/>
    <w:rsid w:val="002A5FC3"/>
    <w:rsid w:val="002B0B0A"/>
    <w:rsid w:val="002B1707"/>
    <w:rsid w:val="002B78C0"/>
    <w:rsid w:val="002C3B9F"/>
    <w:rsid w:val="002C3ED2"/>
    <w:rsid w:val="002C618E"/>
    <w:rsid w:val="002D49AE"/>
    <w:rsid w:val="002D6BBC"/>
    <w:rsid w:val="002E2866"/>
    <w:rsid w:val="002E65B8"/>
    <w:rsid w:val="002F1408"/>
    <w:rsid w:val="002F1833"/>
    <w:rsid w:val="00302A94"/>
    <w:rsid w:val="003173BA"/>
    <w:rsid w:val="003224EE"/>
    <w:rsid w:val="00322D47"/>
    <w:rsid w:val="00332194"/>
    <w:rsid w:val="00333583"/>
    <w:rsid w:val="0034040B"/>
    <w:rsid w:val="00347C0D"/>
    <w:rsid w:val="003513C4"/>
    <w:rsid w:val="003530CF"/>
    <w:rsid w:val="003612EA"/>
    <w:rsid w:val="00367EE0"/>
    <w:rsid w:val="00374BCA"/>
    <w:rsid w:val="00376099"/>
    <w:rsid w:val="00383225"/>
    <w:rsid w:val="00387632"/>
    <w:rsid w:val="003908AC"/>
    <w:rsid w:val="00393175"/>
    <w:rsid w:val="003958C4"/>
    <w:rsid w:val="0039695A"/>
    <w:rsid w:val="003A7881"/>
    <w:rsid w:val="003A7B75"/>
    <w:rsid w:val="003A7D7E"/>
    <w:rsid w:val="003B0DD8"/>
    <w:rsid w:val="003B12F0"/>
    <w:rsid w:val="003B14F3"/>
    <w:rsid w:val="003B514E"/>
    <w:rsid w:val="003B622F"/>
    <w:rsid w:val="003C0D46"/>
    <w:rsid w:val="003C3909"/>
    <w:rsid w:val="003C664A"/>
    <w:rsid w:val="003D46BF"/>
    <w:rsid w:val="003D5A01"/>
    <w:rsid w:val="003D5EB5"/>
    <w:rsid w:val="003D62AC"/>
    <w:rsid w:val="003E7BEF"/>
    <w:rsid w:val="003F2187"/>
    <w:rsid w:val="003F59AD"/>
    <w:rsid w:val="00427C76"/>
    <w:rsid w:val="00431261"/>
    <w:rsid w:val="00434D36"/>
    <w:rsid w:val="004410D0"/>
    <w:rsid w:val="00441174"/>
    <w:rsid w:val="00443FD1"/>
    <w:rsid w:val="00446FD9"/>
    <w:rsid w:val="00454ACB"/>
    <w:rsid w:val="004551D8"/>
    <w:rsid w:val="00464C6D"/>
    <w:rsid w:val="00477674"/>
    <w:rsid w:val="00480A88"/>
    <w:rsid w:val="00480D05"/>
    <w:rsid w:val="004818B2"/>
    <w:rsid w:val="004A3119"/>
    <w:rsid w:val="004A50D5"/>
    <w:rsid w:val="004B188B"/>
    <w:rsid w:val="004D5AC2"/>
    <w:rsid w:val="004D72B5"/>
    <w:rsid w:val="004E6883"/>
    <w:rsid w:val="004E6C9D"/>
    <w:rsid w:val="004F06DF"/>
    <w:rsid w:val="004F75E0"/>
    <w:rsid w:val="004F7740"/>
    <w:rsid w:val="00500781"/>
    <w:rsid w:val="00502ED3"/>
    <w:rsid w:val="00512C30"/>
    <w:rsid w:val="00516863"/>
    <w:rsid w:val="005170AC"/>
    <w:rsid w:val="00531C15"/>
    <w:rsid w:val="005446EB"/>
    <w:rsid w:val="005509E7"/>
    <w:rsid w:val="00561DB7"/>
    <w:rsid w:val="005620F2"/>
    <w:rsid w:val="00563CB9"/>
    <w:rsid w:val="00564C59"/>
    <w:rsid w:val="005709E6"/>
    <w:rsid w:val="005819F2"/>
    <w:rsid w:val="00582A0A"/>
    <w:rsid w:val="00585D61"/>
    <w:rsid w:val="00586E81"/>
    <w:rsid w:val="00587A54"/>
    <w:rsid w:val="0059247E"/>
    <w:rsid w:val="005A6C86"/>
    <w:rsid w:val="005B2C17"/>
    <w:rsid w:val="005B5F3A"/>
    <w:rsid w:val="005C1A0A"/>
    <w:rsid w:val="005C325D"/>
    <w:rsid w:val="005C480B"/>
    <w:rsid w:val="005C5758"/>
    <w:rsid w:val="005C700E"/>
    <w:rsid w:val="005D165C"/>
    <w:rsid w:val="005D462F"/>
    <w:rsid w:val="005E11A6"/>
    <w:rsid w:val="005F0A42"/>
    <w:rsid w:val="0060070A"/>
    <w:rsid w:val="00601920"/>
    <w:rsid w:val="00605D24"/>
    <w:rsid w:val="006062A4"/>
    <w:rsid w:val="006106A3"/>
    <w:rsid w:val="006129FF"/>
    <w:rsid w:val="0061631B"/>
    <w:rsid w:val="006200F7"/>
    <w:rsid w:val="00624673"/>
    <w:rsid w:val="00627DD3"/>
    <w:rsid w:val="0063048D"/>
    <w:rsid w:val="0063268C"/>
    <w:rsid w:val="00632AE7"/>
    <w:rsid w:val="00637F3B"/>
    <w:rsid w:val="006400FA"/>
    <w:rsid w:val="00640B09"/>
    <w:rsid w:val="00641002"/>
    <w:rsid w:val="00644D72"/>
    <w:rsid w:val="006626C4"/>
    <w:rsid w:val="006626DF"/>
    <w:rsid w:val="0067473E"/>
    <w:rsid w:val="00676931"/>
    <w:rsid w:val="0068063A"/>
    <w:rsid w:val="00686DDF"/>
    <w:rsid w:val="00690F30"/>
    <w:rsid w:val="00695145"/>
    <w:rsid w:val="00695238"/>
    <w:rsid w:val="006A05E3"/>
    <w:rsid w:val="006A35BF"/>
    <w:rsid w:val="006A3906"/>
    <w:rsid w:val="006A4B11"/>
    <w:rsid w:val="006B063D"/>
    <w:rsid w:val="006B662C"/>
    <w:rsid w:val="006C3264"/>
    <w:rsid w:val="006C48D3"/>
    <w:rsid w:val="006D70D0"/>
    <w:rsid w:val="006E05DC"/>
    <w:rsid w:val="006E269F"/>
    <w:rsid w:val="006E5DE7"/>
    <w:rsid w:val="006F3761"/>
    <w:rsid w:val="006F6907"/>
    <w:rsid w:val="006F764E"/>
    <w:rsid w:val="00710B4D"/>
    <w:rsid w:val="0071245F"/>
    <w:rsid w:val="007154EC"/>
    <w:rsid w:val="00715EEB"/>
    <w:rsid w:val="00716253"/>
    <w:rsid w:val="00736468"/>
    <w:rsid w:val="00752BCC"/>
    <w:rsid w:val="00754B52"/>
    <w:rsid w:val="00754CEF"/>
    <w:rsid w:val="00756298"/>
    <w:rsid w:val="00757C9D"/>
    <w:rsid w:val="0076304D"/>
    <w:rsid w:val="0076551C"/>
    <w:rsid w:val="00783449"/>
    <w:rsid w:val="007A32D4"/>
    <w:rsid w:val="007A3B39"/>
    <w:rsid w:val="007A58A1"/>
    <w:rsid w:val="007B3F04"/>
    <w:rsid w:val="007B6CED"/>
    <w:rsid w:val="007C31F6"/>
    <w:rsid w:val="007D4574"/>
    <w:rsid w:val="007F7E95"/>
    <w:rsid w:val="00802C97"/>
    <w:rsid w:val="0081493C"/>
    <w:rsid w:val="00816612"/>
    <w:rsid w:val="00816DDC"/>
    <w:rsid w:val="008255F8"/>
    <w:rsid w:val="00834355"/>
    <w:rsid w:val="00837C61"/>
    <w:rsid w:val="00843D98"/>
    <w:rsid w:val="00856845"/>
    <w:rsid w:val="00856FDF"/>
    <w:rsid w:val="0085755E"/>
    <w:rsid w:val="00863CCB"/>
    <w:rsid w:val="008700D0"/>
    <w:rsid w:val="008847C5"/>
    <w:rsid w:val="008856ED"/>
    <w:rsid w:val="008A0C3E"/>
    <w:rsid w:val="008A350F"/>
    <w:rsid w:val="008A3D24"/>
    <w:rsid w:val="008A6E8E"/>
    <w:rsid w:val="008C37B0"/>
    <w:rsid w:val="008C7396"/>
    <w:rsid w:val="008D0F18"/>
    <w:rsid w:val="008D164D"/>
    <w:rsid w:val="008D59B7"/>
    <w:rsid w:val="008E23A1"/>
    <w:rsid w:val="008E5D3F"/>
    <w:rsid w:val="008F477D"/>
    <w:rsid w:val="008F7C22"/>
    <w:rsid w:val="0090221D"/>
    <w:rsid w:val="009267A8"/>
    <w:rsid w:val="00927750"/>
    <w:rsid w:val="00931CC1"/>
    <w:rsid w:val="00935AC0"/>
    <w:rsid w:val="00950284"/>
    <w:rsid w:val="0095087F"/>
    <w:rsid w:val="0095531A"/>
    <w:rsid w:val="009619C8"/>
    <w:rsid w:val="00961E57"/>
    <w:rsid w:val="0097080B"/>
    <w:rsid w:val="00972D4A"/>
    <w:rsid w:val="0097340B"/>
    <w:rsid w:val="009876FE"/>
    <w:rsid w:val="00991076"/>
    <w:rsid w:val="0099422D"/>
    <w:rsid w:val="009A6A57"/>
    <w:rsid w:val="009A7F25"/>
    <w:rsid w:val="009B497A"/>
    <w:rsid w:val="009C74FA"/>
    <w:rsid w:val="009D1525"/>
    <w:rsid w:val="009D31AF"/>
    <w:rsid w:val="009D3680"/>
    <w:rsid w:val="009D3A23"/>
    <w:rsid w:val="009E2042"/>
    <w:rsid w:val="009E6A58"/>
    <w:rsid w:val="009F17EC"/>
    <w:rsid w:val="009F2628"/>
    <w:rsid w:val="009F62C8"/>
    <w:rsid w:val="00A00C30"/>
    <w:rsid w:val="00A03D1E"/>
    <w:rsid w:val="00A0503D"/>
    <w:rsid w:val="00A050DD"/>
    <w:rsid w:val="00A1117C"/>
    <w:rsid w:val="00A16A60"/>
    <w:rsid w:val="00A23D58"/>
    <w:rsid w:val="00A2450E"/>
    <w:rsid w:val="00A25C02"/>
    <w:rsid w:val="00A305D8"/>
    <w:rsid w:val="00A328D6"/>
    <w:rsid w:val="00A344E8"/>
    <w:rsid w:val="00A43238"/>
    <w:rsid w:val="00A4363B"/>
    <w:rsid w:val="00A4398E"/>
    <w:rsid w:val="00A44ABC"/>
    <w:rsid w:val="00A47818"/>
    <w:rsid w:val="00A6230B"/>
    <w:rsid w:val="00A6342A"/>
    <w:rsid w:val="00A64469"/>
    <w:rsid w:val="00A65449"/>
    <w:rsid w:val="00A74573"/>
    <w:rsid w:val="00AA215D"/>
    <w:rsid w:val="00AB40F0"/>
    <w:rsid w:val="00AB4879"/>
    <w:rsid w:val="00AC7376"/>
    <w:rsid w:val="00AD55AD"/>
    <w:rsid w:val="00AD7E7D"/>
    <w:rsid w:val="00AE1D78"/>
    <w:rsid w:val="00AE227D"/>
    <w:rsid w:val="00B17AC1"/>
    <w:rsid w:val="00B43C2A"/>
    <w:rsid w:val="00B447DF"/>
    <w:rsid w:val="00B55A84"/>
    <w:rsid w:val="00B63DC1"/>
    <w:rsid w:val="00B72A11"/>
    <w:rsid w:val="00B75727"/>
    <w:rsid w:val="00B75D8F"/>
    <w:rsid w:val="00B85CC4"/>
    <w:rsid w:val="00B8706E"/>
    <w:rsid w:val="00B92371"/>
    <w:rsid w:val="00B923DF"/>
    <w:rsid w:val="00B923F4"/>
    <w:rsid w:val="00B93C1C"/>
    <w:rsid w:val="00B948E5"/>
    <w:rsid w:val="00B96E48"/>
    <w:rsid w:val="00BA1011"/>
    <w:rsid w:val="00BB064F"/>
    <w:rsid w:val="00BB2F63"/>
    <w:rsid w:val="00BB3931"/>
    <w:rsid w:val="00BB4E3F"/>
    <w:rsid w:val="00BC344E"/>
    <w:rsid w:val="00BC5873"/>
    <w:rsid w:val="00BD0111"/>
    <w:rsid w:val="00BD6D3D"/>
    <w:rsid w:val="00BD7B44"/>
    <w:rsid w:val="00BE20DA"/>
    <w:rsid w:val="00BF6356"/>
    <w:rsid w:val="00BF6AC0"/>
    <w:rsid w:val="00C02681"/>
    <w:rsid w:val="00C1379E"/>
    <w:rsid w:val="00C31BB7"/>
    <w:rsid w:val="00C345DF"/>
    <w:rsid w:val="00C36F7A"/>
    <w:rsid w:val="00C3744B"/>
    <w:rsid w:val="00C43C39"/>
    <w:rsid w:val="00C51CA6"/>
    <w:rsid w:val="00C62BCF"/>
    <w:rsid w:val="00C66FF9"/>
    <w:rsid w:val="00C67EAE"/>
    <w:rsid w:val="00C700DC"/>
    <w:rsid w:val="00C731D0"/>
    <w:rsid w:val="00C76052"/>
    <w:rsid w:val="00C768E4"/>
    <w:rsid w:val="00C772F6"/>
    <w:rsid w:val="00CA266D"/>
    <w:rsid w:val="00CA4891"/>
    <w:rsid w:val="00CB1E43"/>
    <w:rsid w:val="00CB6E6D"/>
    <w:rsid w:val="00CC3BF0"/>
    <w:rsid w:val="00CC6264"/>
    <w:rsid w:val="00CD14EC"/>
    <w:rsid w:val="00CD4D1A"/>
    <w:rsid w:val="00CF42A2"/>
    <w:rsid w:val="00CF43E2"/>
    <w:rsid w:val="00D01354"/>
    <w:rsid w:val="00D03E66"/>
    <w:rsid w:val="00D04EE9"/>
    <w:rsid w:val="00D051CA"/>
    <w:rsid w:val="00D141A2"/>
    <w:rsid w:val="00D1699A"/>
    <w:rsid w:val="00D242FC"/>
    <w:rsid w:val="00D25265"/>
    <w:rsid w:val="00D31E44"/>
    <w:rsid w:val="00D44F91"/>
    <w:rsid w:val="00D45FCF"/>
    <w:rsid w:val="00D5454C"/>
    <w:rsid w:val="00D61EF0"/>
    <w:rsid w:val="00D64450"/>
    <w:rsid w:val="00D736AD"/>
    <w:rsid w:val="00D85239"/>
    <w:rsid w:val="00D959E1"/>
    <w:rsid w:val="00D95D4F"/>
    <w:rsid w:val="00DA327E"/>
    <w:rsid w:val="00DB2806"/>
    <w:rsid w:val="00DC137B"/>
    <w:rsid w:val="00DD3300"/>
    <w:rsid w:val="00DD58CA"/>
    <w:rsid w:val="00DE0921"/>
    <w:rsid w:val="00DE492F"/>
    <w:rsid w:val="00DE5761"/>
    <w:rsid w:val="00DF04DF"/>
    <w:rsid w:val="00E14448"/>
    <w:rsid w:val="00E224D4"/>
    <w:rsid w:val="00E3205B"/>
    <w:rsid w:val="00E32BA5"/>
    <w:rsid w:val="00E355C6"/>
    <w:rsid w:val="00E60B9C"/>
    <w:rsid w:val="00E63054"/>
    <w:rsid w:val="00E64D00"/>
    <w:rsid w:val="00E65FA0"/>
    <w:rsid w:val="00E67159"/>
    <w:rsid w:val="00E75C6E"/>
    <w:rsid w:val="00E80226"/>
    <w:rsid w:val="00E95696"/>
    <w:rsid w:val="00E96198"/>
    <w:rsid w:val="00EB52CE"/>
    <w:rsid w:val="00ED0B2C"/>
    <w:rsid w:val="00ED271A"/>
    <w:rsid w:val="00EE4467"/>
    <w:rsid w:val="00EE77AF"/>
    <w:rsid w:val="00EF0357"/>
    <w:rsid w:val="00EF167C"/>
    <w:rsid w:val="00EF5113"/>
    <w:rsid w:val="00F027F6"/>
    <w:rsid w:val="00F03FD1"/>
    <w:rsid w:val="00F075C5"/>
    <w:rsid w:val="00F109BE"/>
    <w:rsid w:val="00F10A65"/>
    <w:rsid w:val="00F16D12"/>
    <w:rsid w:val="00F223B4"/>
    <w:rsid w:val="00F32520"/>
    <w:rsid w:val="00F35B2D"/>
    <w:rsid w:val="00F36250"/>
    <w:rsid w:val="00F37F91"/>
    <w:rsid w:val="00F40C46"/>
    <w:rsid w:val="00F45EAE"/>
    <w:rsid w:val="00F50B54"/>
    <w:rsid w:val="00F533A1"/>
    <w:rsid w:val="00F53F80"/>
    <w:rsid w:val="00F57593"/>
    <w:rsid w:val="00F63146"/>
    <w:rsid w:val="00F6526C"/>
    <w:rsid w:val="00F73BA2"/>
    <w:rsid w:val="00F76D64"/>
    <w:rsid w:val="00F774C8"/>
    <w:rsid w:val="00F840E3"/>
    <w:rsid w:val="00F844B2"/>
    <w:rsid w:val="00F84F60"/>
    <w:rsid w:val="00F96967"/>
    <w:rsid w:val="00F96AAD"/>
    <w:rsid w:val="00FA0722"/>
    <w:rsid w:val="00FA47A6"/>
    <w:rsid w:val="00FB2625"/>
    <w:rsid w:val="00FB32A9"/>
    <w:rsid w:val="00FB3441"/>
    <w:rsid w:val="00FB34DD"/>
    <w:rsid w:val="00FB3A46"/>
    <w:rsid w:val="00FC1AD5"/>
    <w:rsid w:val="00FC220E"/>
    <w:rsid w:val="00FC422D"/>
    <w:rsid w:val="00FD2DDF"/>
    <w:rsid w:val="00FD5E51"/>
    <w:rsid w:val="00FE0161"/>
    <w:rsid w:val="00FE5C50"/>
    <w:rsid w:val="00FF1618"/>
    <w:rsid w:val="00FF769B"/>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B1A2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7F91"/>
    <w:pPr>
      <w:widowControl w:val="0"/>
      <w:jc w:val="both"/>
    </w:pPr>
    <w:rPr>
      <w:rFonts w:ascii="Times New Roman" w:hAnsi="Times New Roman"/>
      <w:kern w:val="2"/>
      <w:sz w:val="21"/>
      <w:szCs w:val="24"/>
    </w:rPr>
  </w:style>
  <w:style w:type="paragraph" w:styleId="2">
    <w:name w:val="heading 2"/>
    <w:basedOn w:val="a"/>
    <w:next w:val="a"/>
    <w:link w:val="2Char"/>
    <w:uiPriority w:val="99"/>
    <w:qFormat/>
    <w:rsid w:val="000D3479"/>
    <w:pPr>
      <w:keepNext/>
      <w:keepLines/>
      <w:spacing w:before="260" w:after="260" w:line="416" w:lineRule="auto"/>
      <w:outlineLvl w:val="1"/>
    </w:pPr>
    <w:rPr>
      <w:rFonts w:ascii="Arial" w:eastAsia="黑体" w:hAnsi="Arial"/>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link w:val="2"/>
    <w:uiPriority w:val="99"/>
    <w:locked/>
    <w:rsid w:val="000D3479"/>
    <w:rPr>
      <w:rFonts w:ascii="Arial" w:eastAsia="黑体" w:hAnsi="Arial" w:cs="Times New Roman"/>
      <w:b/>
      <w:sz w:val="32"/>
    </w:rPr>
  </w:style>
  <w:style w:type="paragraph" w:styleId="a3">
    <w:name w:val="List Paragraph"/>
    <w:basedOn w:val="a"/>
    <w:uiPriority w:val="99"/>
    <w:qFormat/>
    <w:rsid w:val="000D3479"/>
    <w:pPr>
      <w:ind w:firstLineChars="200" w:firstLine="420"/>
    </w:pPr>
  </w:style>
  <w:style w:type="paragraph" w:styleId="a4">
    <w:name w:val="header"/>
    <w:basedOn w:val="a"/>
    <w:link w:val="Char"/>
    <w:uiPriority w:val="99"/>
    <w:rsid w:val="00F774C8"/>
    <w:pPr>
      <w:pBdr>
        <w:bottom w:val="single" w:sz="6" w:space="1" w:color="auto"/>
      </w:pBdr>
      <w:tabs>
        <w:tab w:val="center" w:pos="4153"/>
        <w:tab w:val="right" w:pos="8306"/>
      </w:tabs>
      <w:snapToGrid w:val="0"/>
      <w:jc w:val="center"/>
    </w:pPr>
    <w:rPr>
      <w:kern w:val="0"/>
      <w:sz w:val="18"/>
      <w:szCs w:val="18"/>
    </w:rPr>
  </w:style>
  <w:style w:type="character" w:customStyle="1" w:styleId="Char">
    <w:name w:val="页眉 Char"/>
    <w:link w:val="a4"/>
    <w:uiPriority w:val="99"/>
    <w:locked/>
    <w:rsid w:val="00F774C8"/>
    <w:rPr>
      <w:rFonts w:ascii="Times New Roman" w:eastAsia="宋体" w:hAnsi="Times New Roman" w:cs="Times New Roman"/>
      <w:sz w:val="18"/>
    </w:rPr>
  </w:style>
  <w:style w:type="paragraph" w:styleId="a5">
    <w:name w:val="footer"/>
    <w:basedOn w:val="a"/>
    <w:link w:val="Char0"/>
    <w:uiPriority w:val="99"/>
    <w:rsid w:val="00F774C8"/>
    <w:pPr>
      <w:tabs>
        <w:tab w:val="center" w:pos="4153"/>
        <w:tab w:val="right" w:pos="8306"/>
      </w:tabs>
      <w:snapToGrid w:val="0"/>
      <w:jc w:val="left"/>
    </w:pPr>
    <w:rPr>
      <w:kern w:val="0"/>
      <w:sz w:val="18"/>
      <w:szCs w:val="18"/>
    </w:rPr>
  </w:style>
  <w:style w:type="character" w:customStyle="1" w:styleId="Char0">
    <w:name w:val="页脚 Char"/>
    <w:link w:val="a5"/>
    <w:uiPriority w:val="99"/>
    <w:locked/>
    <w:rsid w:val="00F774C8"/>
    <w:rPr>
      <w:rFonts w:ascii="Times New Roman" w:eastAsia="宋体" w:hAnsi="Times New Roman" w:cs="Times New Roman"/>
      <w:sz w:val="18"/>
    </w:rPr>
  </w:style>
  <w:style w:type="paragraph" w:customStyle="1" w:styleId="Char1">
    <w:name w:val="Char"/>
    <w:basedOn w:val="a"/>
    <w:uiPriority w:val="99"/>
    <w:rsid w:val="005E11A6"/>
    <w:rPr>
      <w:rFonts w:ascii="Tahoma" w:hAnsi="Tahoma" w:cs="Tahoma"/>
      <w:sz w:val="24"/>
    </w:rPr>
  </w:style>
  <w:style w:type="paragraph" w:styleId="a6">
    <w:name w:val="Body Text"/>
    <w:basedOn w:val="a"/>
    <w:link w:val="Char2"/>
    <w:uiPriority w:val="99"/>
    <w:rsid w:val="00FD2DDF"/>
    <w:pPr>
      <w:spacing w:after="120"/>
    </w:pPr>
    <w:rPr>
      <w:kern w:val="0"/>
      <w:sz w:val="24"/>
    </w:rPr>
  </w:style>
  <w:style w:type="character" w:customStyle="1" w:styleId="Char2">
    <w:name w:val="正文文本 Char"/>
    <w:link w:val="a6"/>
    <w:uiPriority w:val="99"/>
    <w:locked/>
    <w:rsid w:val="00FD2DDF"/>
    <w:rPr>
      <w:rFonts w:ascii="Times New Roman" w:eastAsia="宋体" w:hAnsi="Times New Roman" w:cs="Times New Roman"/>
      <w:sz w:val="24"/>
    </w:rPr>
  </w:style>
  <w:style w:type="paragraph" w:styleId="20">
    <w:name w:val="toc 2"/>
    <w:basedOn w:val="a"/>
    <w:next w:val="a"/>
    <w:autoRedefine/>
    <w:uiPriority w:val="39"/>
    <w:rsid w:val="004818B2"/>
    <w:pPr>
      <w:ind w:left="210"/>
      <w:jc w:val="left"/>
    </w:pPr>
    <w:rPr>
      <w:rFonts w:ascii="Calibri" w:hAnsi="Calibri" w:cs="Calibri"/>
      <w:sz w:val="20"/>
      <w:szCs w:val="20"/>
    </w:rPr>
  </w:style>
  <w:style w:type="character" w:styleId="a7">
    <w:name w:val="Hyperlink"/>
    <w:uiPriority w:val="99"/>
    <w:rsid w:val="000C5740"/>
    <w:rPr>
      <w:rFonts w:cs="Times New Roman"/>
      <w:color w:val="0000FF"/>
      <w:u w:val="single"/>
    </w:rPr>
  </w:style>
  <w:style w:type="character" w:styleId="a8">
    <w:name w:val="page number"/>
    <w:uiPriority w:val="99"/>
    <w:rsid w:val="00A03D1E"/>
    <w:rPr>
      <w:rFonts w:cs="Times New Roman"/>
    </w:rPr>
  </w:style>
  <w:style w:type="paragraph" w:styleId="a9">
    <w:name w:val="Balloon Text"/>
    <w:basedOn w:val="a"/>
    <w:link w:val="Char3"/>
    <w:uiPriority w:val="99"/>
    <w:semiHidden/>
    <w:rsid w:val="00443FD1"/>
    <w:rPr>
      <w:sz w:val="18"/>
      <w:szCs w:val="18"/>
    </w:rPr>
  </w:style>
  <w:style w:type="character" w:customStyle="1" w:styleId="Char3">
    <w:name w:val="批注框文本 Char"/>
    <w:link w:val="a9"/>
    <w:uiPriority w:val="99"/>
    <w:semiHidden/>
    <w:locked/>
    <w:rsid w:val="00443FD1"/>
    <w:rPr>
      <w:rFonts w:ascii="Times New Roman" w:hAnsi="Times New Roman" w:cs="Times New Roman"/>
      <w:kern w:val="2"/>
      <w:sz w:val="18"/>
    </w:rPr>
  </w:style>
  <w:style w:type="paragraph" w:styleId="1">
    <w:name w:val="toc 1"/>
    <w:basedOn w:val="a"/>
    <w:next w:val="a"/>
    <w:autoRedefine/>
    <w:uiPriority w:val="39"/>
    <w:locked/>
    <w:rsid w:val="000E6546"/>
    <w:pPr>
      <w:spacing w:before="120" w:after="120"/>
      <w:jc w:val="left"/>
    </w:pPr>
    <w:rPr>
      <w:rFonts w:ascii="Calibri" w:hAnsi="Calibri" w:cs="Calibri"/>
      <w:b/>
      <w:bCs/>
      <w:sz w:val="20"/>
      <w:szCs w:val="20"/>
    </w:rPr>
  </w:style>
  <w:style w:type="paragraph" w:styleId="3">
    <w:name w:val="toc 3"/>
    <w:basedOn w:val="a"/>
    <w:next w:val="a"/>
    <w:autoRedefine/>
    <w:uiPriority w:val="39"/>
    <w:locked/>
    <w:rsid w:val="00322D47"/>
    <w:pPr>
      <w:ind w:left="420"/>
      <w:jc w:val="left"/>
    </w:pPr>
    <w:rPr>
      <w:rFonts w:ascii="Calibri" w:hAnsi="Calibri" w:cs="Calibri"/>
      <w:i/>
      <w:iCs/>
      <w:sz w:val="20"/>
      <w:szCs w:val="20"/>
    </w:rPr>
  </w:style>
  <w:style w:type="paragraph" w:styleId="4">
    <w:name w:val="toc 4"/>
    <w:basedOn w:val="a"/>
    <w:next w:val="a"/>
    <w:autoRedefine/>
    <w:locked/>
    <w:rsid w:val="000E6546"/>
    <w:pPr>
      <w:ind w:left="630"/>
      <w:jc w:val="left"/>
    </w:pPr>
    <w:rPr>
      <w:rFonts w:ascii="Calibri" w:hAnsi="Calibri" w:cs="Calibri"/>
      <w:sz w:val="18"/>
      <w:szCs w:val="18"/>
    </w:rPr>
  </w:style>
  <w:style w:type="paragraph" w:styleId="5">
    <w:name w:val="toc 5"/>
    <w:basedOn w:val="a"/>
    <w:next w:val="a"/>
    <w:autoRedefine/>
    <w:locked/>
    <w:rsid w:val="000E6546"/>
    <w:pPr>
      <w:ind w:left="840"/>
      <w:jc w:val="left"/>
    </w:pPr>
    <w:rPr>
      <w:rFonts w:ascii="Calibri" w:hAnsi="Calibri" w:cs="Calibri"/>
      <w:sz w:val="18"/>
      <w:szCs w:val="18"/>
    </w:rPr>
  </w:style>
  <w:style w:type="paragraph" w:styleId="6">
    <w:name w:val="toc 6"/>
    <w:basedOn w:val="a"/>
    <w:next w:val="a"/>
    <w:autoRedefine/>
    <w:locked/>
    <w:rsid w:val="000E6546"/>
    <w:pPr>
      <w:ind w:left="1050"/>
      <w:jc w:val="left"/>
    </w:pPr>
    <w:rPr>
      <w:rFonts w:ascii="Calibri" w:hAnsi="Calibri" w:cs="Calibri"/>
      <w:sz w:val="18"/>
      <w:szCs w:val="18"/>
    </w:rPr>
  </w:style>
  <w:style w:type="paragraph" w:styleId="7">
    <w:name w:val="toc 7"/>
    <w:basedOn w:val="a"/>
    <w:next w:val="a"/>
    <w:autoRedefine/>
    <w:locked/>
    <w:rsid w:val="000E6546"/>
    <w:pPr>
      <w:ind w:left="1260"/>
      <w:jc w:val="left"/>
    </w:pPr>
    <w:rPr>
      <w:rFonts w:ascii="Calibri" w:hAnsi="Calibri" w:cs="Calibri"/>
      <w:sz w:val="18"/>
      <w:szCs w:val="18"/>
    </w:rPr>
  </w:style>
  <w:style w:type="paragraph" w:styleId="8">
    <w:name w:val="toc 8"/>
    <w:basedOn w:val="a"/>
    <w:next w:val="a"/>
    <w:autoRedefine/>
    <w:locked/>
    <w:rsid w:val="000E6546"/>
    <w:pPr>
      <w:ind w:left="1470"/>
      <w:jc w:val="left"/>
    </w:pPr>
    <w:rPr>
      <w:rFonts w:ascii="Calibri" w:hAnsi="Calibri" w:cs="Calibri"/>
      <w:sz w:val="18"/>
      <w:szCs w:val="18"/>
    </w:rPr>
  </w:style>
  <w:style w:type="paragraph" w:styleId="9">
    <w:name w:val="toc 9"/>
    <w:basedOn w:val="a"/>
    <w:next w:val="a"/>
    <w:autoRedefine/>
    <w:locked/>
    <w:rsid w:val="000E6546"/>
    <w:pPr>
      <w:ind w:left="1680"/>
      <w:jc w:val="left"/>
    </w:pPr>
    <w:rPr>
      <w:rFonts w:ascii="Calibri" w:hAnsi="Calibri" w:cs="Calibri"/>
      <w:sz w:val="18"/>
      <w:szCs w:val="18"/>
    </w:rPr>
  </w:style>
  <w:style w:type="paragraph" w:styleId="aa">
    <w:name w:val="endnote text"/>
    <w:basedOn w:val="a"/>
    <w:link w:val="Char4"/>
    <w:uiPriority w:val="99"/>
    <w:semiHidden/>
    <w:unhideWhenUsed/>
    <w:rsid w:val="005819F2"/>
    <w:pPr>
      <w:snapToGrid w:val="0"/>
      <w:jc w:val="left"/>
    </w:pPr>
  </w:style>
  <w:style w:type="character" w:customStyle="1" w:styleId="Char4">
    <w:name w:val="尾注文本 Char"/>
    <w:link w:val="aa"/>
    <w:uiPriority w:val="99"/>
    <w:semiHidden/>
    <w:rsid w:val="005819F2"/>
    <w:rPr>
      <w:rFonts w:ascii="Times New Roman" w:hAnsi="Times New Roman"/>
      <w:kern w:val="2"/>
      <w:sz w:val="21"/>
      <w:szCs w:val="24"/>
    </w:rPr>
  </w:style>
  <w:style w:type="character" w:styleId="ab">
    <w:name w:val="endnote reference"/>
    <w:uiPriority w:val="99"/>
    <w:semiHidden/>
    <w:unhideWhenUsed/>
    <w:rsid w:val="005819F2"/>
    <w:rPr>
      <w:vertAlign w:val="superscript"/>
    </w:rPr>
  </w:style>
  <w:style w:type="paragraph" w:styleId="ac">
    <w:name w:val="footnote text"/>
    <w:basedOn w:val="a"/>
    <w:link w:val="Char5"/>
    <w:uiPriority w:val="99"/>
    <w:semiHidden/>
    <w:unhideWhenUsed/>
    <w:rsid w:val="005819F2"/>
    <w:pPr>
      <w:snapToGrid w:val="0"/>
      <w:jc w:val="left"/>
    </w:pPr>
    <w:rPr>
      <w:sz w:val="18"/>
      <w:szCs w:val="18"/>
    </w:rPr>
  </w:style>
  <w:style w:type="character" w:customStyle="1" w:styleId="Char5">
    <w:name w:val="脚注文本 Char"/>
    <w:link w:val="ac"/>
    <w:uiPriority w:val="99"/>
    <w:semiHidden/>
    <w:rsid w:val="005819F2"/>
    <w:rPr>
      <w:rFonts w:ascii="Times New Roman" w:hAnsi="Times New Roman"/>
      <w:kern w:val="2"/>
      <w:sz w:val="18"/>
      <w:szCs w:val="18"/>
    </w:rPr>
  </w:style>
  <w:style w:type="character" w:styleId="ad">
    <w:name w:val="footnote reference"/>
    <w:uiPriority w:val="99"/>
    <w:semiHidden/>
    <w:unhideWhenUsed/>
    <w:rsid w:val="005819F2"/>
    <w:rPr>
      <w:vertAlign w:val="superscript"/>
    </w:rPr>
  </w:style>
  <w:style w:type="paragraph" w:styleId="ae">
    <w:name w:val="caption"/>
    <w:basedOn w:val="a"/>
    <w:next w:val="a"/>
    <w:unhideWhenUsed/>
    <w:qFormat/>
    <w:locked/>
    <w:rsid w:val="00837C61"/>
    <w:rPr>
      <w:rFonts w:ascii="Cambria" w:eastAsia="黑体" w:hAnsi="Cambria"/>
      <w:sz w:val="20"/>
      <w:szCs w:val="20"/>
    </w:rPr>
  </w:style>
  <w:style w:type="character" w:styleId="af">
    <w:name w:val="annotation reference"/>
    <w:uiPriority w:val="99"/>
    <w:semiHidden/>
    <w:unhideWhenUsed/>
    <w:rsid w:val="005170AC"/>
    <w:rPr>
      <w:sz w:val="21"/>
      <w:szCs w:val="21"/>
    </w:rPr>
  </w:style>
  <w:style w:type="paragraph" w:styleId="af0">
    <w:name w:val="annotation text"/>
    <w:basedOn w:val="a"/>
    <w:link w:val="Char6"/>
    <w:uiPriority w:val="99"/>
    <w:semiHidden/>
    <w:unhideWhenUsed/>
    <w:rsid w:val="005170AC"/>
    <w:pPr>
      <w:jc w:val="left"/>
    </w:pPr>
  </w:style>
  <w:style w:type="character" w:customStyle="1" w:styleId="Char6">
    <w:name w:val="批注文字 Char"/>
    <w:link w:val="af0"/>
    <w:uiPriority w:val="99"/>
    <w:semiHidden/>
    <w:rsid w:val="005170AC"/>
    <w:rPr>
      <w:rFonts w:ascii="Times New Roman" w:hAnsi="Times New Roman"/>
      <w:kern w:val="2"/>
      <w:sz w:val="21"/>
      <w:szCs w:val="24"/>
    </w:rPr>
  </w:style>
  <w:style w:type="paragraph" w:styleId="af1">
    <w:name w:val="annotation subject"/>
    <w:basedOn w:val="af0"/>
    <w:next w:val="af0"/>
    <w:link w:val="Char7"/>
    <w:uiPriority w:val="99"/>
    <w:semiHidden/>
    <w:unhideWhenUsed/>
    <w:rsid w:val="005170AC"/>
    <w:rPr>
      <w:b/>
      <w:bCs/>
    </w:rPr>
  </w:style>
  <w:style w:type="character" w:customStyle="1" w:styleId="Char7">
    <w:name w:val="批注主题 Char"/>
    <w:link w:val="af1"/>
    <w:uiPriority w:val="99"/>
    <w:semiHidden/>
    <w:rsid w:val="005170AC"/>
    <w:rPr>
      <w:rFonts w:ascii="Times New Roman" w:hAnsi="Times New Roman"/>
      <w:b/>
      <w:bCs/>
      <w:kern w:val="2"/>
      <w:sz w:val="21"/>
      <w:szCs w:val="24"/>
    </w:rPr>
  </w:style>
  <w:style w:type="paragraph" w:styleId="af2">
    <w:name w:val="Revision"/>
    <w:hidden/>
    <w:uiPriority w:val="99"/>
    <w:semiHidden/>
    <w:rsid w:val="005170AC"/>
    <w:rPr>
      <w:rFonts w:ascii="Times New Roman" w:hAnsi="Times New Roman"/>
      <w:kern w:val="2"/>
      <w:sz w:val="21"/>
      <w:szCs w:val="24"/>
    </w:rPr>
  </w:style>
  <w:style w:type="table" w:styleId="af3">
    <w:name w:val="Table Grid"/>
    <w:basedOn w:val="a1"/>
    <w:locked/>
    <w:rsid w:val="004B18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package" Target="embeddings/Microsoft_Visio_Drawing1.vsdx"/><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package" Target="embeddings/Microsoft_Visio_Drawing12.vsdx"/><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4.emf"/><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package" Target="embeddings/Microsoft_Visio_Drawing23.vsdx"/><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C32FA-082E-4ACF-A272-9571B12B2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2253</TotalTime>
  <Pages>30</Pages>
  <Words>2423</Words>
  <Characters>13812</Characters>
  <Application>Microsoft Office Word</Application>
  <DocSecurity>0</DocSecurity>
  <Lines>115</Lines>
  <Paragraphs>32</Paragraphs>
  <ScaleCrop>false</ScaleCrop>
  <Company>China</Company>
  <LinksUpToDate>false</LinksUpToDate>
  <CharactersWithSpaces>16203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lff</cp:lastModifiedBy>
  <cp:revision>279</cp:revision>
  <cp:lastPrinted>2018-12-03T01:40:00Z</cp:lastPrinted>
  <dcterms:created xsi:type="dcterms:W3CDTF">2018-11-28T03:04:00Z</dcterms:created>
  <dcterms:modified xsi:type="dcterms:W3CDTF">2020-03-20T03:35:00Z</dcterms:modified>
</cp:coreProperties>
</file>